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0000"/>
  <w:body>
    <w:p w14:paraId="61A674E2" w14:textId="77777777" w:rsidR="00E564EB" w:rsidRDefault="00E85DD2">
      <w:pPr>
        <w:rPr>
          <w:rtl/>
        </w:rPr>
      </w:pPr>
      <w:r>
        <w:rPr>
          <w:noProof/>
        </w:rPr>
        <w:drawing>
          <wp:inline distT="0" distB="0" distL="0" distR="0" wp14:anchorId="1DF8761E" wp14:editId="5FD8305E">
            <wp:extent cx="5022850" cy="1346200"/>
            <wp:effectExtent l="0" t="0" r="0" b="0"/>
            <wp:docPr id="732971239" name="תמונה 1" descr="מותגי שופרסל | אתר קבוצת שופרס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מותגי שופרסל | אתר קבוצת שופרסל"/>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22850" cy="1346200"/>
                    </a:xfrm>
                    <a:prstGeom prst="rect">
                      <a:avLst/>
                    </a:prstGeom>
                    <a:noFill/>
                    <a:ln>
                      <a:noFill/>
                    </a:ln>
                  </pic:spPr>
                </pic:pic>
              </a:graphicData>
            </a:graphic>
          </wp:inline>
        </w:drawing>
      </w:r>
    </w:p>
    <w:p w14:paraId="49DEE322" w14:textId="77777777" w:rsidR="00E85DD2" w:rsidRDefault="00E85DD2">
      <w:pPr>
        <w:rPr>
          <w:rtl/>
        </w:rPr>
      </w:pPr>
    </w:p>
    <w:p w14:paraId="06BC71D0" w14:textId="77777777" w:rsidR="00E85DD2" w:rsidRPr="00690722" w:rsidRDefault="005F4ED7" w:rsidP="005F4ED7">
      <w:pPr>
        <w:pStyle w:val="a3"/>
        <w:rPr>
          <w:rStyle w:val="aa"/>
          <w:rtl/>
        </w:rPr>
      </w:pPr>
      <w:r w:rsidRPr="00690722">
        <w:rPr>
          <w:rStyle w:val="aa"/>
          <w:rFonts w:hint="cs"/>
          <w:rtl/>
        </w:rPr>
        <w:t xml:space="preserve">פרויקט בדיקות </w:t>
      </w:r>
      <w:r w:rsidRPr="00690722">
        <w:rPr>
          <w:rStyle w:val="aa"/>
        </w:rPr>
        <w:t>STR</w:t>
      </w:r>
    </w:p>
    <w:p w14:paraId="0666DF9B" w14:textId="77777777" w:rsidR="005F4ED7" w:rsidRPr="00690722" w:rsidRDefault="005F4ED7" w:rsidP="005F4ED7">
      <w:pPr>
        <w:pStyle w:val="a3"/>
        <w:rPr>
          <w:rStyle w:val="aa"/>
          <w:rtl/>
        </w:rPr>
      </w:pPr>
      <w:r w:rsidRPr="00690722">
        <w:rPr>
          <w:rStyle w:val="aa"/>
          <w:rFonts w:hint="cs"/>
          <w:rtl/>
        </w:rPr>
        <w:t>בודק הפרויקט: יצחק ארגו</w:t>
      </w:r>
    </w:p>
    <w:p w14:paraId="339CE2C6" w14:textId="77777777" w:rsidR="005F4ED7" w:rsidRPr="00690722" w:rsidRDefault="005F4ED7" w:rsidP="005F4ED7">
      <w:pPr>
        <w:pStyle w:val="a3"/>
        <w:rPr>
          <w:rStyle w:val="aa"/>
          <w:rtl/>
        </w:rPr>
      </w:pPr>
      <w:r w:rsidRPr="00690722">
        <w:rPr>
          <w:rStyle w:val="aa"/>
          <w:rFonts w:hint="cs"/>
          <w:rtl/>
        </w:rPr>
        <w:t>תאריך: דצמבר 2025</w:t>
      </w:r>
    </w:p>
    <w:p w14:paraId="24B498E1" w14:textId="77777777" w:rsidR="00E85DD2" w:rsidRPr="005F4ED7" w:rsidRDefault="00E85DD2" w:rsidP="005F4ED7">
      <w:pPr>
        <w:pStyle w:val="a3"/>
        <w:rPr>
          <w:rtl/>
        </w:rPr>
      </w:pPr>
    </w:p>
    <w:p w14:paraId="6D47619B" w14:textId="77777777" w:rsidR="00E85DD2" w:rsidRDefault="00E85DD2">
      <w:pPr>
        <w:rPr>
          <w:rtl/>
        </w:rPr>
      </w:pPr>
    </w:p>
    <w:p w14:paraId="30950FDD" w14:textId="77777777" w:rsidR="00690722" w:rsidRDefault="005678DF" w:rsidP="00690722">
      <w:pPr>
        <w:rPr>
          <w:rFonts w:asciiTheme="majorBidi" w:hAnsiTheme="majorBidi" w:cstheme="majorBidi"/>
          <w:b/>
          <w:bCs/>
          <w:i/>
          <w:iCs/>
          <w:sz w:val="32"/>
          <w:szCs w:val="32"/>
          <w:u w:val="single"/>
        </w:rPr>
      </w:pPr>
      <w:r w:rsidRPr="005678DF">
        <w:rPr>
          <w:rFonts w:asciiTheme="majorBidi" w:hAnsiTheme="majorBidi" w:cstheme="majorBidi"/>
          <w:b/>
          <w:bCs/>
          <w:i/>
          <w:iCs/>
          <w:sz w:val="32"/>
          <w:szCs w:val="32"/>
          <w:u w:val="single"/>
          <w:rtl/>
        </w:rPr>
        <w:t xml:space="preserve">מאושר על ידי: גל </w:t>
      </w:r>
      <w:proofErr w:type="spellStart"/>
      <w:r w:rsidRPr="005678DF">
        <w:rPr>
          <w:rFonts w:asciiTheme="majorBidi" w:hAnsiTheme="majorBidi" w:cstheme="majorBidi"/>
          <w:b/>
          <w:bCs/>
          <w:i/>
          <w:iCs/>
          <w:sz w:val="32"/>
          <w:szCs w:val="32"/>
          <w:u w:val="single"/>
          <w:rtl/>
        </w:rPr>
        <w:t>מטלון</w:t>
      </w:r>
      <w:proofErr w:type="spellEnd"/>
      <w:r w:rsidRPr="005678DF">
        <w:rPr>
          <w:rFonts w:asciiTheme="majorBidi" w:hAnsiTheme="majorBidi" w:cstheme="majorBidi"/>
          <w:b/>
          <w:bCs/>
          <w:i/>
          <w:iCs/>
          <w:sz w:val="32"/>
          <w:szCs w:val="32"/>
          <w:u w:val="single"/>
          <w:rtl/>
        </w:rPr>
        <w:t xml:space="preserve"> (המכללה לאוטומציה)</w:t>
      </w:r>
    </w:p>
    <w:p w14:paraId="466FD996" w14:textId="3CD41E24" w:rsidR="00690722" w:rsidRPr="00690722" w:rsidRDefault="00690722" w:rsidP="00690722">
      <w:pPr>
        <w:rPr>
          <w:noProof/>
        </w:rPr>
      </w:pPr>
      <w:r w:rsidRPr="00690722">
        <w:rPr>
          <w:noProof/>
        </w:rPr>
        <w:drawing>
          <wp:inline distT="0" distB="0" distL="0" distR="0" wp14:anchorId="36005955" wp14:editId="15D09B91">
            <wp:extent cx="5274310" cy="3505200"/>
            <wp:effectExtent l="0" t="0" r="2540" b="0"/>
            <wp:docPr id="1796345003"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505200"/>
                    </a:xfrm>
                    <a:prstGeom prst="rect">
                      <a:avLst/>
                    </a:prstGeom>
                    <a:noFill/>
                    <a:ln>
                      <a:noFill/>
                    </a:ln>
                  </pic:spPr>
                </pic:pic>
              </a:graphicData>
            </a:graphic>
          </wp:inline>
        </w:drawing>
      </w:r>
    </w:p>
    <w:p w14:paraId="160E7EFE" w14:textId="4B765B47" w:rsidR="00E85DD2" w:rsidRDefault="00D93599">
      <w:pPr>
        <w:rPr>
          <w:rFonts w:hint="cs"/>
          <w:noProof/>
          <w:rtl/>
        </w:rPr>
      </w:pPr>
      <w:r>
        <w:rPr>
          <w:noProof/>
        </w:rPr>
        <w:lastRenderedPageBreak/>
        <mc:AlternateContent>
          <mc:Choice Requires="wps">
            <w:drawing>
              <wp:inline distT="0" distB="0" distL="0" distR="0" wp14:anchorId="24D2AFFE" wp14:editId="39D5676E">
                <wp:extent cx="326390" cy="326390"/>
                <wp:effectExtent l="0" t="0" r="0" b="0"/>
                <wp:docPr id="1465529013" name="מלבן 4" descr="שירות לקוחות מאסטרקארד (Mastercard) טלפון - מייל, צור קשר 2025 » שירות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6390" cy="326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D7963C" id="מלבן 4" o:spid="_x0000_s1026" alt="שירות לקוחות מאסטרקארד (Mastercard) טלפון - מייל, צור קשר 2025 » שירות ..." style="width:25.7pt;height:2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" filled="f" stroked="f">
                <o:lock v:ext="edit" aspectratio="t"/>
                <w10:wrap anchorx="page"/>
                <w10:anchorlock/>
              </v:rect>
            </w:pict>
          </mc:Fallback>
        </mc:AlternateContent>
      </w:r>
      <w:r>
        <w:rPr>
          <w:noProof/>
        </w:rPr>
        <mc:AlternateContent>
          <mc:Choice Requires="wps">
            <w:drawing>
              <wp:inline distT="0" distB="0" distL="0" distR="0" wp14:anchorId="600DF714" wp14:editId="55162B4D">
                <wp:extent cx="304800" cy="304800"/>
                <wp:effectExtent l="0" t="0" r="0" b="0"/>
                <wp:docPr id="1311855458" name="מלבן 5" descr="שירות לקוחות מאסטרקארד (Mastercard) טלפון - מייל, צור קשר 2025 » שירות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1255C8" id="מלבן 5" o:spid="_x0000_s1026" alt="שירות לקוחות מאסטרקארד (Mastercard) טלפון - מייל, צור קשר 2025 » שירות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0FECEEA5" w14:textId="77777777" w:rsidR="008816D2" w:rsidRPr="00FE735F" w:rsidRDefault="008816D2" w:rsidP="00F6122E">
      <w:pPr>
        <w:pStyle w:val="a3"/>
        <w:rPr>
          <w:color w:val="auto"/>
          <w:sz w:val="56"/>
          <w:szCs w:val="56"/>
          <w:rtl/>
        </w:rPr>
      </w:pPr>
      <w:r w:rsidRPr="00FE735F">
        <w:rPr>
          <w:rFonts w:hint="cs"/>
          <w:color w:val="auto"/>
          <w:sz w:val="56"/>
          <w:szCs w:val="56"/>
          <w:rtl/>
        </w:rPr>
        <w:t>תוכן עניינים</w:t>
      </w:r>
    </w:p>
    <w:p w14:paraId="0F8BE1EC" w14:textId="77777777" w:rsidR="008816D2" w:rsidRPr="00F6122E" w:rsidRDefault="008816D2" w:rsidP="00F6122E">
      <w:pPr>
        <w:pStyle w:val="3"/>
        <w:rPr>
          <w:rStyle w:val="ae"/>
          <w:rtl/>
        </w:rPr>
      </w:pPr>
    </w:p>
    <w:p w14:paraId="0466D422" w14:textId="77777777" w:rsidR="008816D2" w:rsidRPr="00D67DB7" w:rsidRDefault="00282E6C" w:rsidP="00D67DB7">
      <w:pPr>
        <w:pStyle w:val="3"/>
        <w:rPr>
          <w:rStyle w:val="ad"/>
          <w:rFonts w:cstheme="minorBidi"/>
          <w:sz w:val="36"/>
          <w:szCs w:val="36"/>
          <w:u w:val="none"/>
          <w:rtl/>
        </w:rPr>
      </w:pPr>
      <w:r w:rsidRPr="00FE735F">
        <w:rPr>
          <w:rStyle w:val="ad"/>
          <w:rFonts w:cstheme="minorBidi"/>
          <w:sz w:val="36"/>
          <w:szCs w:val="36"/>
          <w:rtl/>
        </w:rPr>
        <w:t>הקד</w:t>
      </w:r>
      <w:r w:rsidR="00D67DB7">
        <w:rPr>
          <w:rStyle w:val="ad"/>
          <w:rFonts w:cstheme="minorBidi" w:hint="cs"/>
          <w:sz w:val="36"/>
          <w:szCs w:val="36"/>
          <w:rtl/>
        </w:rPr>
        <w:t xml:space="preserve">מה                                                                                      1                                                                              </w:t>
      </w:r>
    </w:p>
    <w:p w14:paraId="77E4D512" w14:textId="77777777" w:rsidR="00F6122E" w:rsidRPr="00FE735F" w:rsidRDefault="00F6122E" w:rsidP="00F6122E">
      <w:pPr>
        <w:pStyle w:val="3"/>
        <w:rPr>
          <w:rStyle w:val="ad"/>
          <w:rFonts w:cstheme="minorBidi"/>
          <w:sz w:val="36"/>
          <w:szCs w:val="36"/>
          <w:rtl/>
        </w:rPr>
      </w:pPr>
      <w:r w:rsidRPr="00FE735F">
        <w:rPr>
          <w:rStyle w:val="ad"/>
          <w:rFonts w:cstheme="minorBidi"/>
          <w:sz w:val="36"/>
          <w:szCs w:val="36"/>
          <w:rtl/>
        </w:rPr>
        <w:t xml:space="preserve">מטרת הפרויקט  </w:t>
      </w:r>
      <w:r w:rsidR="00D67DB7">
        <w:rPr>
          <w:rStyle w:val="ad"/>
          <w:rFonts w:cstheme="minorBidi" w:hint="cs"/>
          <w:sz w:val="36"/>
          <w:szCs w:val="36"/>
          <w:rtl/>
        </w:rPr>
        <w:t xml:space="preserve">                                                                      2</w:t>
      </w:r>
      <w:r w:rsidRPr="00FE735F">
        <w:rPr>
          <w:rStyle w:val="ad"/>
          <w:rFonts w:cstheme="minorBidi"/>
          <w:sz w:val="36"/>
          <w:szCs w:val="36"/>
          <w:rtl/>
        </w:rPr>
        <w:t xml:space="preserve">                                                               </w:t>
      </w:r>
    </w:p>
    <w:p w14:paraId="20CF00A3" w14:textId="77777777" w:rsidR="008D72A4" w:rsidRPr="00FE735F" w:rsidRDefault="008D72A4" w:rsidP="008D72A4">
      <w:pPr>
        <w:pStyle w:val="3"/>
        <w:rPr>
          <w:rFonts w:cstheme="minorBidi"/>
          <w:b/>
          <w:bCs/>
          <w:smallCaps/>
          <w:sz w:val="36"/>
          <w:szCs w:val="36"/>
          <w:u w:val="single"/>
          <w:rtl/>
        </w:rPr>
      </w:pPr>
      <w:r w:rsidRPr="00FE735F">
        <w:rPr>
          <w:rStyle w:val="ad"/>
          <w:rFonts w:cstheme="minorBidi" w:hint="cs"/>
          <w:sz w:val="36"/>
          <w:szCs w:val="36"/>
          <w:rtl/>
        </w:rPr>
        <w:t>עץ בדיקות</w:t>
      </w:r>
      <w:r w:rsidR="00D67DB7">
        <w:rPr>
          <w:rFonts w:cstheme="minorBidi" w:hint="cs"/>
          <w:b/>
          <w:bCs/>
          <w:smallCaps/>
          <w:sz w:val="36"/>
          <w:szCs w:val="36"/>
          <w:u w:val="single"/>
          <w:rtl/>
        </w:rPr>
        <w:t xml:space="preserve">                                                                                 3</w:t>
      </w:r>
    </w:p>
    <w:p w14:paraId="405832AC" w14:textId="77777777" w:rsidR="00E900B0" w:rsidRPr="00FE735F" w:rsidRDefault="008D72A4" w:rsidP="00E900B0">
      <w:pPr>
        <w:pStyle w:val="3"/>
        <w:rPr>
          <w:rFonts w:cstheme="minorBidi"/>
          <w:b/>
          <w:bCs/>
          <w:smallCaps/>
          <w:sz w:val="36"/>
          <w:szCs w:val="36"/>
          <w:u w:val="single"/>
          <w:rtl/>
        </w:rPr>
      </w:pPr>
      <w:r w:rsidRPr="00FE735F">
        <w:rPr>
          <w:rStyle w:val="ad"/>
          <w:rFonts w:cstheme="minorBidi" w:hint="cs"/>
          <w:sz w:val="36"/>
          <w:szCs w:val="36"/>
          <w:rtl/>
        </w:rPr>
        <w:t>סוגי בדיקות</w:t>
      </w:r>
      <w:r w:rsidR="00D67DB7">
        <w:rPr>
          <w:rFonts w:cstheme="minorBidi" w:hint="cs"/>
          <w:b/>
          <w:bCs/>
          <w:smallCaps/>
          <w:sz w:val="36"/>
          <w:szCs w:val="36"/>
          <w:u w:val="single"/>
          <w:rtl/>
        </w:rPr>
        <w:t xml:space="preserve">                                                                              4</w:t>
      </w:r>
    </w:p>
    <w:p w14:paraId="129CD8F0" w14:textId="77777777" w:rsidR="001D0D28" w:rsidRPr="00FE735F" w:rsidRDefault="00D67DB7" w:rsidP="003F4B62">
      <w:pPr>
        <w:pStyle w:val="3"/>
        <w:rPr>
          <w:rStyle w:val="ad"/>
          <w:rFonts w:cstheme="minorBidi"/>
          <w:sz w:val="36"/>
          <w:szCs w:val="36"/>
          <w:rtl/>
        </w:rPr>
      </w:pPr>
      <w:r>
        <w:rPr>
          <w:rStyle w:val="ad"/>
          <w:rFonts w:cstheme="minorBidi"/>
          <w:sz w:val="36"/>
          <w:szCs w:val="36"/>
        </w:rPr>
        <w:t>STR</w:t>
      </w:r>
      <w:r w:rsidRPr="00D67DB7">
        <w:rPr>
          <w:rStyle w:val="ad"/>
          <w:rFonts w:cstheme="minorBidi" w:hint="cs"/>
          <w:color w:val="C45911" w:themeColor="accent2" w:themeShade="BF"/>
          <w:sz w:val="36"/>
          <w:szCs w:val="36"/>
          <w:rtl/>
        </w:rPr>
        <w:t xml:space="preserve"> </w:t>
      </w:r>
      <w:r w:rsidR="0029124E">
        <w:rPr>
          <w:rStyle w:val="ad"/>
          <w:rFonts w:cstheme="minorBidi" w:hint="cs"/>
          <w:sz w:val="36"/>
          <w:szCs w:val="36"/>
          <w:rtl/>
        </w:rPr>
        <w:t xml:space="preserve">                                                                                       </w:t>
      </w:r>
      <w:r w:rsidR="00CA7BD0">
        <w:rPr>
          <w:rStyle w:val="ad"/>
          <w:rFonts w:cstheme="minorBidi" w:hint="cs"/>
          <w:sz w:val="36"/>
          <w:szCs w:val="36"/>
          <w:rtl/>
        </w:rPr>
        <w:t>5-6</w:t>
      </w:r>
    </w:p>
    <w:p w14:paraId="263B2A9C" w14:textId="77777777" w:rsidR="003F4B62" w:rsidRDefault="001B40CF" w:rsidP="003F4B62">
      <w:pPr>
        <w:pStyle w:val="3"/>
        <w:rPr>
          <w:rStyle w:val="ad"/>
          <w:rFonts w:cstheme="minorBidi"/>
          <w:sz w:val="36"/>
          <w:szCs w:val="36"/>
          <w:rtl/>
        </w:rPr>
      </w:pPr>
      <w:r w:rsidRPr="00FE735F">
        <w:rPr>
          <w:rStyle w:val="ad"/>
          <w:rFonts w:cstheme="minorBidi" w:hint="cs"/>
          <w:sz w:val="36"/>
          <w:szCs w:val="36"/>
          <w:rtl/>
        </w:rPr>
        <w:t>מסקנות</w:t>
      </w:r>
      <w:r w:rsidR="003F4B62">
        <w:rPr>
          <w:rStyle w:val="ad"/>
          <w:rFonts w:cstheme="minorBidi" w:hint="cs"/>
          <w:sz w:val="36"/>
          <w:szCs w:val="36"/>
          <w:rtl/>
        </w:rPr>
        <w:t>/</w:t>
      </w:r>
      <w:r w:rsidRPr="00FE735F">
        <w:rPr>
          <w:rStyle w:val="ad"/>
          <w:rFonts w:cstheme="minorBidi" w:hint="cs"/>
          <w:sz w:val="36"/>
          <w:szCs w:val="36"/>
          <w:rtl/>
        </w:rPr>
        <w:t>המלצות</w:t>
      </w:r>
      <w:r w:rsidR="0029124E">
        <w:rPr>
          <w:rStyle w:val="ad"/>
          <w:rFonts w:cstheme="minorBidi" w:hint="cs"/>
          <w:sz w:val="36"/>
          <w:szCs w:val="36"/>
          <w:rtl/>
        </w:rPr>
        <w:t xml:space="preserve">                                                                   </w:t>
      </w:r>
      <w:r w:rsidR="00CA7BD0">
        <w:rPr>
          <w:rStyle w:val="ad"/>
          <w:rFonts w:cstheme="minorBidi" w:hint="cs"/>
          <w:sz w:val="36"/>
          <w:szCs w:val="36"/>
          <w:rtl/>
        </w:rPr>
        <w:t xml:space="preserve">   7</w:t>
      </w:r>
    </w:p>
    <w:p w14:paraId="46DE57B9" w14:textId="77777777" w:rsidR="001B40CF" w:rsidRDefault="001B40CF" w:rsidP="003F4B62">
      <w:pPr>
        <w:pStyle w:val="3"/>
        <w:rPr>
          <w:rStyle w:val="ad"/>
          <w:rFonts w:cstheme="minorBidi"/>
          <w:sz w:val="36"/>
          <w:szCs w:val="36"/>
        </w:rPr>
      </w:pPr>
      <w:r>
        <w:rPr>
          <w:rStyle w:val="ad"/>
          <w:rFonts w:cstheme="minorBidi" w:hint="cs"/>
          <w:sz w:val="36"/>
          <w:szCs w:val="36"/>
          <w:rtl/>
        </w:rPr>
        <w:t xml:space="preserve"> רשימת מקרי</w:t>
      </w:r>
      <w:r w:rsidRPr="00FE735F">
        <w:rPr>
          <w:rStyle w:val="ad"/>
          <w:rFonts w:cstheme="minorBidi"/>
          <w:sz w:val="36"/>
          <w:szCs w:val="36"/>
          <w:rtl/>
        </w:rPr>
        <w:t xml:space="preserve"> </w:t>
      </w:r>
      <w:r>
        <w:rPr>
          <w:rStyle w:val="ad"/>
          <w:rFonts w:cstheme="minorBidi" w:hint="cs"/>
          <w:sz w:val="36"/>
          <w:szCs w:val="36"/>
          <w:rtl/>
        </w:rPr>
        <w:t>ה</w:t>
      </w:r>
      <w:r w:rsidRPr="00FE735F">
        <w:rPr>
          <w:rStyle w:val="ad"/>
          <w:rFonts w:cstheme="minorBidi"/>
          <w:sz w:val="36"/>
          <w:szCs w:val="36"/>
          <w:rtl/>
        </w:rPr>
        <w:t>בדיקות</w:t>
      </w:r>
      <w:r w:rsidR="0029124E">
        <w:rPr>
          <w:rStyle w:val="ad"/>
          <w:rFonts w:cstheme="minorBidi" w:hint="cs"/>
          <w:sz w:val="36"/>
          <w:szCs w:val="36"/>
          <w:rtl/>
        </w:rPr>
        <w:t xml:space="preserve">                                                     </w:t>
      </w:r>
      <w:r w:rsidR="00CA7BD0">
        <w:rPr>
          <w:rStyle w:val="ad"/>
          <w:rFonts w:cstheme="minorBidi" w:hint="cs"/>
          <w:sz w:val="36"/>
          <w:szCs w:val="36"/>
          <w:rtl/>
        </w:rPr>
        <w:t>8</w:t>
      </w:r>
      <w:r w:rsidR="0029124E">
        <w:rPr>
          <w:rStyle w:val="ad"/>
          <w:rFonts w:cstheme="minorBidi" w:hint="cs"/>
          <w:sz w:val="36"/>
          <w:szCs w:val="36"/>
          <w:rtl/>
        </w:rPr>
        <w:t xml:space="preserve">-22  </w:t>
      </w:r>
    </w:p>
    <w:p w14:paraId="5AD81EC2" w14:textId="77777777" w:rsidR="001B40CF" w:rsidRPr="00FE735F" w:rsidRDefault="001B40CF" w:rsidP="001B40CF">
      <w:pPr>
        <w:pStyle w:val="3"/>
        <w:rPr>
          <w:rStyle w:val="ad"/>
          <w:rFonts w:cstheme="minorBidi"/>
          <w:sz w:val="36"/>
          <w:szCs w:val="36"/>
          <w:rtl/>
        </w:rPr>
      </w:pPr>
      <w:r>
        <w:rPr>
          <w:rStyle w:val="ad"/>
          <w:rFonts w:cstheme="minorBidi" w:hint="cs"/>
          <w:sz w:val="36"/>
          <w:szCs w:val="36"/>
          <w:rtl/>
        </w:rPr>
        <w:t xml:space="preserve">רשימת </w:t>
      </w:r>
      <w:r w:rsidRPr="00FE735F">
        <w:rPr>
          <w:rStyle w:val="ad"/>
          <w:rFonts w:cstheme="minorBidi"/>
          <w:sz w:val="36"/>
          <w:szCs w:val="36"/>
          <w:rtl/>
        </w:rPr>
        <w:t xml:space="preserve">דיווח </w:t>
      </w:r>
      <w:r>
        <w:rPr>
          <w:rStyle w:val="ad"/>
          <w:rFonts w:cstheme="minorBidi" w:hint="cs"/>
          <w:sz w:val="36"/>
          <w:szCs w:val="36"/>
          <w:rtl/>
        </w:rPr>
        <w:t>ה</w:t>
      </w:r>
      <w:r w:rsidRPr="00FE735F">
        <w:rPr>
          <w:rStyle w:val="ad"/>
          <w:rFonts w:cstheme="minorBidi"/>
          <w:sz w:val="36"/>
          <w:szCs w:val="36"/>
          <w:rtl/>
        </w:rPr>
        <w:t>באגים</w:t>
      </w:r>
      <w:r w:rsidR="00CA7BD0">
        <w:rPr>
          <w:rStyle w:val="ad"/>
          <w:rFonts w:cstheme="minorBidi" w:hint="cs"/>
          <w:sz w:val="36"/>
          <w:szCs w:val="36"/>
          <w:rtl/>
        </w:rPr>
        <w:t xml:space="preserve"> </w:t>
      </w:r>
      <w:r w:rsidR="00B31AD5">
        <w:rPr>
          <w:rStyle w:val="ad"/>
          <w:rFonts w:cstheme="minorBidi" w:hint="cs"/>
          <w:sz w:val="36"/>
          <w:szCs w:val="36"/>
          <w:rtl/>
        </w:rPr>
        <w:t xml:space="preserve">                                                         </w:t>
      </w:r>
      <w:r w:rsidR="00CA7BD0">
        <w:rPr>
          <w:rStyle w:val="ad"/>
          <w:rFonts w:cstheme="minorBidi" w:hint="cs"/>
          <w:sz w:val="36"/>
          <w:szCs w:val="36"/>
          <w:rtl/>
        </w:rPr>
        <w:t xml:space="preserve">                                                </w:t>
      </w:r>
    </w:p>
    <w:p w14:paraId="3020EE6A" w14:textId="77777777" w:rsidR="00E900B0" w:rsidRPr="00E900B0" w:rsidRDefault="00E900B0" w:rsidP="00E900B0">
      <w:pPr>
        <w:rPr>
          <w:rStyle w:val="ad"/>
          <w:sz w:val="32"/>
          <w:szCs w:val="32"/>
          <w:rtl/>
        </w:rPr>
      </w:pPr>
    </w:p>
    <w:p w14:paraId="7A672E99" w14:textId="77777777" w:rsidR="00E900B0" w:rsidRPr="00E900B0" w:rsidRDefault="00E900B0" w:rsidP="00E900B0">
      <w:pPr>
        <w:rPr>
          <w:rStyle w:val="ad"/>
          <w:sz w:val="32"/>
          <w:szCs w:val="32"/>
          <w:rtl/>
        </w:rPr>
      </w:pPr>
    </w:p>
    <w:p w14:paraId="63739878" w14:textId="77777777" w:rsidR="00F6122E" w:rsidRPr="00F6122E" w:rsidRDefault="00F6122E" w:rsidP="00F6122E">
      <w:pPr>
        <w:pStyle w:val="3"/>
        <w:rPr>
          <w:rStyle w:val="ad"/>
          <w:rtl/>
        </w:rPr>
      </w:pPr>
    </w:p>
    <w:p w14:paraId="64AD1B38" w14:textId="77777777" w:rsidR="00F6122E" w:rsidRDefault="00F6122E" w:rsidP="00F6122E">
      <w:pPr>
        <w:rPr>
          <w:rtl/>
        </w:rPr>
      </w:pPr>
    </w:p>
    <w:p w14:paraId="5FFA1533" w14:textId="77777777" w:rsidR="00F6122E" w:rsidRPr="00F6122E" w:rsidRDefault="00F6122E" w:rsidP="00F6122E">
      <w:pPr>
        <w:rPr>
          <w:rtl/>
        </w:rPr>
      </w:pPr>
    </w:p>
    <w:p w14:paraId="180C27E9" w14:textId="77777777" w:rsidR="008816D2" w:rsidRPr="008816D2" w:rsidRDefault="008816D2" w:rsidP="008816D2">
      <w:pPr>
        <w:rPr>
          <w:rStyle w:val="ae"/>
          <w:rtl/>
        </w:rPr>
      </w:pPr>
    </w:p>
    <w:p w14:paraId="2563DC14" w14:textId="77777777" w:rsidR="00E85DD2" w:rsidRDefault="00E85DD2">
      <w:pPr>
        <w:rPr>
          <w:rtl/>
        </w:rPr>
      </w:pPr>
    </w:p>
    <w:p w14:paraId="02FEBB38" w14:textId="77777777" w:rsidR="007630E1" w:rsidRDefault="007630E1">
      <w:pPr>
        <w:rPr>
          <w:rtl/>
        </w:rPr>
      </w:pPr>
    </w:p>
    <w:p w14:paraId="0160FF8E" w14:textId="77777777" w:rsidR="00A04770" w:rsidRDefault="00A04770">
      <w:pPr>
        <w:rPr>
          <w:rtl/>
        </w:rPr>
      </w:pPr>
    </w:p>
    <w:p w14:paraId="0138A483" w14:textId="77777777" w:rsidR="00A04770" w:rsidRDefault="00A04770">
      <w:pPr>
        <w:rPr>
          <w:rtl/>
        </w:rPr>
      </w:pPr>
    </w:p>
    <w:p w14:paraId="750BE95B" w14:textId="77777777" w:rsidR="00A04770" w:rsidRDefault="00A04770">
      <w:pPr>
        <w:rPr>
          <w:rtl/>
        </w:rPr>
      </w:pPr>
    </w:p>
    <w:p w14:paraId="650448D7" w14:textId="77777777" w:rsidR="00607906" w:rsidRDefault="00607906">
      <w:pPr>
        <w:rPr>
          <w:rtl/>
        </w:rPr>
      </w:pPr>
    </w:p>
    <w:p w14:paraId="706B4B07" w14:textId="77777777" w:rsidR="00A04770" w:rsidRDefault="00A04770">
      <w:pPr>
        <w:rPr>
          <w:rtl/>
        </w:rPr>
      </w:pPr>
    </w:p>
    <w:p w14:paraId="5F2A2D19" w14:textId="77777777" w:rsidR="007630E1" w:rsidRDefault="007630E1">
      <w:pPr>
        <w:rPr>
          <w:rtl/>
        </w:rPr>
      </w:pPr>
    </w:p>
    <w:p w14:paraId="7011051A" w14:textId="77777777" w:rsidR="007630E1" w:rsidRPr="00FE735F" w:rsidRDefault="007630E1" w:rsidP="001408CD">
      <w:pPr>
        <w:pStyle w:val="a3"/>
        <w:rPr>
          <w:rStyle w:val="af0"/>
          <w:b w:val="0"/>
          <w:bCs w:val="0"/>
          <w:color w:val="auto"/>
          <w:sz w:val="56"/>
          <w:szCs w:val="56"/>
          <w:rtl/>
        </w:rPr>
      </w:pPr>
      <w:r w:rsidRPr="00FE735F">
        <w:rPr>
          <w:rStyle w:val="af0"/>
          <w:rFonts w:hint="cs"/>
          <w:b w:val="0"/>
          <w:bCs w:val="0"/>
          <w:color w:val="auto"/>
          <w:sz w:val="56"/>
          <w:szCs w:val="56"/>
          <w:rtl/>
        </w:rPr>
        <w:lastRenderedPageBreak/>
        <w:t>הקדמה</w:t>
      </w:r>
    </w:p>
    <w:p w14:paraId="57FD9B4C" w14:textId="77777777" w:rsidR="00F6420A" w:rsidRPr="00FE735F" w:rsidRDefault="001408CD" w:rsidP="006B4844">
      <w:pPr>
        <w:pStyle w:val="1"/>
        <w:rPr>
          <w:rFonts w:cstheme="minorBidi"/>
          <w:color w:val="auto"/>
          <w:sz w:val="36"/>
          <w:szCs w:val="36"/>
          <w:rtl/>
        </w:rPr>
      </w:pPr>
      <w:r w:rsidRPr="00FE735F">
        <w:rPr>
          <w:color w:val="auto"/>
          <w:sz w:val="36"/>
          <w:szCs w:val="36"/>
          <w:rtl/>
        </w:rPr>
        <w:t xml:space="preserve">האתר שופרסל אונליין הוא אחד מאתרי הקניות הפופולריים בישראל. האתר מאפשר למשתמשים לבצע רכישות של מגוון מוצרים בקלות ובנוחות, כולל קטגוריות שונות כמו מזון, משקאות ומוצרי בית. המשתמשים יכולים לבצע חיפוש מותאם אישית לפי מוצר או קטגוריה, ולקבל מידע מפורט על כל מוצר, כולל תמונות, מחירים וזמינות. האתר מאפשר לנהל סל קניות ולעדכן את המוצרים בו, וכן מספק אזור אישי לניהול חשבון משתמש והיסטוריית הזמנות. בנוסף, האתר מציע מבצעים וקופונים שמשתנים מעת לעת, ופועל במובייל, </w:t>
      </w:r>
      <w:proofErr w:type="spellStart"/>
      <w:r w:rsidRPr="00FE735F">
        <w:rPr>
          <w:color w:val="auto"/>
          <w:sz w:val="36"/>
          <w:szCs w:val="36"/>
          <w:rtl/>
        </w:rPr>
        <w:t>טאבלט</w:t>
      </w:r>
      <w:proofErr w:type="spellEnd"/>
      <w:r w:rsidRPr="00FE735F">
        <w:rPr>
          <w:color w:val="auto"/>
          <w:sz w:val="36"/>
          <w:szCs w:val="36"/>
          <w:rtl/>
        </w:rPr>
        <w:t xml:space="preserve"> ודסקטופ, מה שמבטיח התאמה למגוון מכשירים. </w:t>
      </w:r>
    </w:p>
    <w:p w14:paraId="373B9F55" w14:textId="77777777" w:rsidR="007630E1" w:rsidRPr="007630E1" w:rsidRDefault="007630E1" w:rsidP="007630E1">
      <w:pPr>
        <w:rPr>
          <w:sz w:val="32"/>
          <w:szCs w:val="32"/>
          <w:rtl/>
        </w:rPr>
      </w:pPr>
    </w:p>
    <w:p w14:paraId="055C48DD" w14:textId="77777777" w:rsidR="007630E1" w:rsidRDefault="007630E1" w:rsidP="007630E1">
      <w:pPr>
        <w:rPr>
          <w:rtl/>
        </w:rPr>
      </w:pPr>
    </w:p>
    <w:p w14:paraId="4063F69D" w14:textId="77777777" w:rsidR="001408CD" w:rsidRDefault="001408CD" w:rsidP="007630E1">
      <w:pPr>
        <w:rPr>
          <w:rtl/>
        </w:rPr>
      </w:pPr>
    </w:p>
    <w:p w14:paraId="55F8C4F1" w14:textId="77777777" w:rsidR="001408CD" w:rsidRDefault="001408CD" w:rsidP="007630E1">
      <w:pPr>
        <w:rPr>
          <w:rtl/>
        </w:rPr>
      </w:pPr>
    </w:p>
    <w:p w14:paraId="43A83E92" w14:textId="77777777" w:rsidR="001408CD" w:rsidRDefault="001408CD" w:rsidP="007630E1">
      <w:pPr>
        <w:rPr>
          <w:rtl/>
        </w:rPr>
      </w:pPr>
    </w:p>
    <w:p w14:paraId="28754BE5" w14:textId="77777777" w:rsidR="001408CD" w:rsidRDefault="001408CD" w:rsidP="007630E1">
      <w:pPr>
        <w:rPr>
          <w:rtl/>
        </w:rPr>
      </w:pPr>
    </w:p>
    <w:p w14:paraId="36ED5666" w14:textId="77777777" w:rsidR="001408CD" w:rsidRDefault="001408CD" w:rsidP="007630E1">
      <w:pPr>
        <w:rPr>
          <w:rtl/>
        </w:rPr>
      </w:pPr>
    </w:p>
    <w:p w14:paraId="4A186876" w14:textId="77777777" w:rsidR="006B4844" w:rsidRDefault="006B4844" w:rsidP="007630E1">
      <w:pPr>
        <w:rPr>
          <w:rtl/>
        </w:rPr>
      </w:pPr>
    </w:p>
    <w:p w14:paraId="256C55CE" w14:textId="77777777" w:rsidR="001408CD" w:rsidRDefault="001408CD" w:rsidP="007630E1">
      <w:pPr>
        <w:rPr>
          <w:rtl/>
        </w:rPr>
      </w:pPr>
    </w:p>
    <w:p w14:paraId="482478A2" w14:textId="77777777" w:rsidR="001408CD" w:rsidRDefault="001408CD" w:rsidP="007630E1">
      <w:pPr>
        <w:rPr>
          <w:rtl/>
        </w:rPr>
      </w:pPr>
    </w:p>
    <w:p w14:paraId="3A34AC8E" w14:textId="77777777" w:rsidR="001408CD" w:rsidRDefault="001408CD" w:rsidP="007630E1">
      <w:pPr>
        <w:rPr>
          <w:rtl/>
        </w:rPr>
      </w:pPr>
    </w:p>
    <w:p w14:paraId="11CC84ED" w14:textId="77777777" w:rsidR="001408CD" w:rsidRDefault="001408CD" w:rsidP="007630E1">
      <w:pPr>
        <w:rPr>
          <w:rtl/>
        </w:rPr>
      </w:pPr>
    </w:p>
    <w:p w14:paraId="6E143A8E" w14:textId="77777777" w:rsidR="00FE735F" w:rsidRDefault="00FE735F" w:rsidP="007630E1">
      <w:pPr>
        <w:rPr>
          <w:rtl/>
        </w:rPr>
      </w:pPr>
    </w:p>
    <w:p w14:paraId="19175E36" w14:textId="77777777" w:rsidR="00FE735F" w:rsidRDefault="00FE735F" w:rsidP="007630E1">
      <w:pPr>
        <w:rPr>
          <w:rtl/>
        </w:rPr>
      </w:pPr>
    </w:p>
    <w:p w14:paraId="30860493" w14:textId="77777777" w:rsidR="00FE735F" w:rsidRDefault="00FE735F" w:rsidP="007630E1">
      <w:pPr>
        <w:rPr>
          <w:rtl/>
        </w:rPr>
      </w:pPr>
    </w:p>
    <w:p w14:paraId="206A55C5" w14:textId="77777777" w:rsidR="001408CD" w:rsidRDefault="001408CD" w:rsidP="007630E1">
      <w:pPr>
        <w:rPr>
          <w:rtl/>
        </w:rPr>
      </w:pPr>
    </w:p>
    <w:p w14:paraId="2A691C4B" w14:textId="77777777" w:rsidR="00607906" w:rsidRDefault="00607906" w:rsidP="007630E1">
      <w:pPr>
        <w:rPr>
          <w:rtl/>
        </w:rPr>
      </w:pPr>
    </w:p>
    <w:p w14:paraId="1D6F25CA" w14:textId="77777777" w:rsidR="00607906" w:rsidRDefault="00607906" w:rsidP="007630E1">
      <w:pPr>
        <w:rPr>
          <w:rtl/>
        </w:rPr>
      </w:pPr>
    </w:p>
    <w:p w14:paraId="4C09873B" w14:textId="77777777" w:rsidR="00607906" w:rsidRDefault="00607906" w:rsidP="007630E1">
      <w:pPr>
        <w:rPr>
          <w:rtl/>
        </w:rPr>
      </w:pPr>
    </w:p>
    <w:p w14:paraId="2495BBE6" w14:textId="77777777" w:rsidR="001408CD" w:rsidRDefault="001408CD" w:rsidP="007630E1">
      <w:pPr>
        <w:rPr>
          <w:rtl/>
        </w:rPr>
      </w:pPr>
    </w:p>
    <w:p w14:paraId="1F563BC0" w14:textId="77777777" w:rsidR="001408CD" w:rsidRPr="00FE735F" w:rsidRDefault="001408CD" w:rsidP="001408CD">
      <w:pPr>
        <w:pStyle w:val="a3"/>
        <w:rPr>
          <w:rStyle w:val="af0"/>
          <w:b w:val="0"/>
          <w:bCs w:val="0"/>
          <w:color w:val="auto"/>
          <w:sz w:val="56"/>
          <w:szCs w:val="56"/>
          <w:rtl/>
        </w:rPr>
      </w:pPr>
      <w:r w:rsidRPr="00FE735F">
        <w:rPr>
          <w:rStyle w:val="af0"/>
          <w:rFonts w:hint="cs"/>
          <w:b w:val="0"/>
          <w:bCs w:val="0"/>
          <w:color w:val="auto"/>
          <w:sz w:val="56"/>
          <w:szCs w:val="56"/>
          <w:rtl/>
        </w:rPr>
        <w:t xml:space="preserve">מטרת </w:t>
      </w:r>
      <w:r w:rsidR="00DE2184" w:rsidRPr="00FE735F">
        <w:rPr>
          <w:rStyle w:val="af0"/>
          <w:rFonts w:hint="cs"/>
          <w:b w:val="0"/>
          <w:bCs w:val="0"/>
          <w:color w:val="auto"/>
          <w:sz w:val="56"/>
          <w:szCs w:val="56"/>
          <w:rtl/>
        </w:rPr>
        <w:t>הפרויקט</w:t>
      </w:r>
    </w:p>
    <w:p w14:paraId="4A3EFC62" w14:textId="77777777" w:rsidR="001408CD" w:rsidRDefault="001408CD" w:rsidP="006B4844">
      <w:pPr>
        <w:pStyle w:val="1"/>
        <w:rPr>
          <w:color w:val="auto"/>
          <w:sz w:val="36"/>
          <w:szCs w:val="36"/>
          <w:rtl/>
        </w:rPr>
      </w:pPr>
      <w:r w:rsidRPr="00FE735F">
        <w:rPr>
          <w:color w:val="auto"/>
          <w:sz w:val="36"/>
          <w:szCs w:val="36"/>
          <w:rtl/>
        </w:rPr>
        <w:t xml:space="preserve">מטרת הפרויקט היא לוודא שהאתר פועל בצורה תקינה ואמינה, </w:t>
      </w:r>
      <w:r w:rsidRPr="00FE735F">
        <w:rPr>
          <w:rFonts w:hint="cs"/>
          <w:color w:val="auto"/>
          <w:sz w:val="36"/>
          <w:szCs w:val="36"/>
          <w:rtl/>
        </w:rPr>
        <w:t xml:space="preserve">במיוחד </w:t>
      </w:r>
      <w:r w:rsidRPr="00FE735F">
        <w:rPr>
          <w:color w:val="auto"/>
          <w:sz w:val="36"/>
          <w:szCs w:val="36"/>
          <w:rtl/>
        </w:rPr>
        <w:t>באזורים קריטיים כמו סל הקניות וכניסה אישי. הבדיקה נועדה לזהות באגים ובעיות שימושיות, ולוודא שכל הפונקציות פועלות כראוי עבור המשתמשים. הפרויקט מסייע להבטיח חוויית משתמש חלקה ובטוחה, הכוללת אימות פעולות כמו הוספה והסרה של מוצרים מסל הקניות, ובדיקת כניסה לחשבון האישי בצורה מאובטחת. מטרת הפרויקט היא גם לספק תיעוד ברור של תסריטי הבדיקה והבאגים שנתגלו, כדי לאפשר לצוות הפיתוח לתקן ולשפר את האתר. בסופו של דבר, הפרויקט שואף להבטיח שהמשתמשים יוכלו להשתמש באתר בצורה אמינה, מדויקת ונוחה, תוך שמירה על איכות השירות והבטיחות</w:t>
      </w:r>
      <w:r w:rsidRPr="00FE735F">
        <w:rPr>
          <w:color w:val="auto"/>
          <w:sz w:val="36"/>
          <w:szCs w:val="36"/>
        </w:rPr>
        <w:t>.</w:t>
      </w:r>
    </w:p>
    <w:p w14:paraId="6D6507F3" w14:textId="77777777" w:rsidR="0029124E" w:rsidRDefault="0029124E" w:rsidP="0029124E">
      <w:pPr>
        <w:rPr>
          <w:rtl/>
        </w:rPr>
      </w:pPr>
    </w:p>
    <w:p w14:paraId="57EEF900" w14:textId="77777777" w:rsidR="001408CD" w:rsidRPr="00FE735F" w:rsidRDefault="001408CD" w:rsidP="001408CD">
      <w:pPr>
        <w:rPr>
          <w:sz w:val="36"/>
          <w:szCs w:val="36"/>
          <w:rtl/>
        </w:rPr>
      </w:pPr>
    </w:p>
    <w:p w14:paraId="05D35B6E" w14:textId="77777777" w:rsidR="001408CD" w:rsidRPr="00FE735F" w:rsidRDefault="001408CD" w:rsidP="001408CD">
      <w:pPr>
        <w:rPr>
          <w:sz w:val="36"/>
          <w:szCs w:val="36"/>
          <w:rtl/>
        </w:rPr>
      </w:pPr>
    </w:p>
    <w:p w14:paraId="18674A0E" w14:textId="77777777" w:rsidR="00592F58" w:rsidRDefault="00592F58" w:rsidP="001408CD">
      <w:pPr>
        <w:rPr>
          <w:sz w:val="32"/>
          <w:szCs w:val="32"/>
          <w:rtl/>
        </w:rPr>
      </w:pPr>
    </w:p>
    <w:p w14:paraId="4D90AC50" w14:textId="77777777" w:rsidR="001408CD" w:rsidRDefault="001408CD" w:rsidP="001408CD">
      <w:pPr>
        <w:rPr>
          <w:sz w:val="32"/>
          <w:szCs w:val="32"/>
          <w:rtl/>
        </w:rPr>
      </w:pPr>
    </w:p>
    <w:p w14:paraId="422F5FDD" w14:textId="77777777" w:rsidR="00A04770" w:rsidRDefault="00A04770" w:rsidP="001408CD">
      <w:pPr>
        <w:rPr>
          <w:sz w:val="32"/>
          <w:szCs w:val="32"/>
          <w:rtl/>
        </w:rPr>
      </w:pPr>
    </w:p>
    <w:p w14:paraId="2E7D8338" w14:textId="77777777" w:rsidR="001408CD" w:rsidRDefault="001408CD" w:rsidP="001408CD">
      <w:pPr>
        <w:rPr>
          <w:sz w:val="32"/>
          <w:szCs w:val="32"/>
          <w:rtl/>
        </w:rPr>
      </w:pPr>
    </w:p>
    <w:p w14:paraId="201FBE55" w14:textId="77777777" w:rsidR="001529F8" w:rsidRDefault="001529F8" w:rsidP="001408CD">
      <w:pPr>
        <w:rPr>
          <w:sz w:val="32"/>
          <w:szCs w:val="32"/>
          <w:rtl/>
        </w:rPr>
      </w:pPr>
    </w:p>
    <w:p w14:paraId="7CD58530" w14:textId="77777777" w:rsidR="001529F8" w:rsidRDefault="001529F8" w:rsidP="001408CD">
      <w:pPr>
        <w:rPr>
          <w:sz w:val="32"/>
          <w:szCs w:val="32"/>
          <w:rtl/>
        </w:rPr>
      </w:pPr>
    </w:p>
    <w:p w14:paraId="26637920" w14:textId="77777777" w:rsidR="001529F8" w:rsidRDefault="001529F8" w:rsidP="001408CD">
      <w:pPr>
        <w:rPr>
          <w:sz w:val="32"/>
          <w:szCs w:val="32"/>
          <w:rtl/>
        </w:rPr>
      </w:pPr>
    </w:p>
    <w:p w14:paraId="512A8FAC" w14:textId="77777777" w:rsidR="001605D1" w:rsidRDefault="001605D1" w:rsidP="001408CD">
      <w:pPr>
        <w:rPr>
          <w:sz w:val="32"/>
          <w:szCs w:val="32"/>
          <w:rtl/>
        </w:rPr>
      </w:pPr>
    </w:p>
    <w:p w14:paraId="68D6AB86" w14:textId="77777777" w:rsidR="001605D1" w:rsidRPr="00FE735F" w:rsidRDefault="001605D1" w:rsidP="001605D1">
      <w:pPr>
        <w:pStyle w:val="a3"/>
        <w:rPr>
          <w:color w:val="auto"/>
          <w:sz w:val="56"/>
          <w:szCs w:val="56"/>
          <w:rtl/>
        </w:rPr>
      </w:pPr>
      <w:r w:rsidRPr="00FE735F">
        <w:rPr>
          <w:rFonts w:hint="cs"/>
          <w:color w:val="auto"/>
          <w:sz w:val="56"/>
          <w:szCs w:val="56"/>
          <w:rtl/>
        </w:rPr>
        <w:lastRenderedPageBreak/>
        <w:t>עץ בדיקות</w:t>
      </w:r>
    </w:p>
    <w:p w14:paraId="0E7F1F0E" w14:textId="77777777" w:rsidR="009F7439" w:rsidRPr="009F7439" w:rsidRDefault="00A849CE" w:rsidP="009F7439">
      <w:pPr>
        <w:rPr>
          <w:rtl/>
        </w:rPr>
      </w:pPr>
      <w:r>
        <w:rPr>
          <w:rFonts w:hint="cs"/>
          <w:noProof/>
          <w:sz w:val="32"/>
          <w:szCs w:val="32"/>
          <w:rtl/>
          <w:lang w:val="he-IL"/>
        </w:rPr>
        <mc:AlternateContent>
          <mc:Choice Requires="wps">
            <w:drawing>
              <wp:anchor distT="0" distB="0" distL="114300" distR="114300" simplePos="0" relativeHeight="251659264" behindDoc="0" locked="0" layoutInCell="1" allowOverlap="1" wp14:anchorId="019A540F" wp14:editId="189787A3">
                <wp:simplePos x="0" y="0"/>
                <wp:positionH relativeFrom="margin">
                  <wp:align>right</wp:align>
                </wp:positionH>
                <wp:positionV relativeFrom="paragraph">
                  <wp:posOffset>3810</wp:posOffset>
                </wp:positionV>
                <wp:extent cx="4533900" cy="622300"/>
                <wp:effectExtent l="0" t="0" r="19050" b="25400"/>
                <wp:wrapNone/>
                <wp:docPr id="528977606" name="תרשים זרימה: מסיים 7"/>
                <wp:cNvGraphicFramePr/>
                <a:graphic xmlns:a="http://schemas.openxmlformats.org/drawingml/2006/main">
                  <a:graphicData uri="http://schemas.microsoft.com/office/word/2010/wordprocessingShape">
                    <wps:wsp>
                      <wps:cNvSpPr/>
                      <wps:spPr>
                        <a:xfrm>
                          <a:off x="0" y="0"/>
                          <a:ext cx="4533900" cy="622300"/>
                        </a:xfrm>
                        <a:prstGeom prst="flowChartTerminator">
                          <a:avLst/>
                        </a:prstGeom>
                      </wps:spPr>
                      <wps:style>
                        <a:lnRef idx="2">
                          <a:schemeClr val="accent6"/>
                        </a:lnRef>
                        <a:fillRef idx="1">
                          <a:schemeClr val="lt1"/>
                        </a:fillRef>
                        <a:effectRef idx="0">
                          <a:schemeClr val="accent6"/>
                        </a:effectRef>
                        <a:fontRef idx="minor">
                          <a:schemeClr val="dk1"/>
                        </a:fontRef>
                      </wps:style>
                      <wps:txbx>
                        <w:txbxContent>
                          <w:p w14:paraId="31FC4DB3" w14:textId="77777777" w:rsidR="00FB48A3" w:rsidRPr="00FE735F" w:rsidRDefault="00FB48A3" w:rsidP="00FB48A3">
                            <w:pPr>
                              <w:jc w:val="center"/>
                              <w:rPr>
                                <w:bCs/>
                                <w:i/>
                                <w:i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735F">
                              <w:rPr>
                                <w:rFonts w:hint="cs"/>
                                <w:bCs/>
                                <w:i/>
                                <w:iCs/>
                                <w:color w:val="4472C4" w:themeColor="accent1"/>
                                <w:sz w:val="36"/>
                                <w:szCs w:val="36"/>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דף הבית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9A540F" id="_x0000_t116" coordsize="21600,21600" o:spt="116" path="m3475,qx,10800,3475,21600l18125,21600qx21600,10800,18125,xe">
                <v:stroke joinstyle="miter"/>
                <v:path gradientshapeok="t" o:connecttype="rect" textboxrect="1018,3163,20582,18437"/>
              </v:shapetype>
              <v:shape id="תרשים זרימה: מסיים 7" o:spid="_x0000_s1026" type="#_x0000_t116" style="position:absolute;left:0;text-align:left;margin-left:305.8pt;margin-top:.3pt;width:357pt;height:49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" fillcolor="white [3201]" strokecolor="#70ad47 [3209]" strokeweight="1.5pt">
                <v:textbox>
                  <w:txbxContent>
                    <w:p w14:paraId="31FC4DB3" w14:textId="77777777" w:rsidR="00FB48A3" w:rsidRPr="00FE735F" w:rsidRDefault="00FB48A3" w:rsidP="00FB48A3">
                      <w:pPr>
                        <w:jc w:val="center"/>
                        <w:rPr>
                          <w:bCs/>
                          <w:i/>
                          <w:i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735F">
                        <w:rPr>
                          <w:rFonts w:hint="cs"/>
                          <w:bCs/>
                          <w:i/>
                          <w:iCs/>
                          <w:color w:val="4472C4" w:themeColor="accent1"/>
                          <w:sz w:val="36"/>
                          <w:szCs w:val="36"/>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דף הבית</w:t>
                      </w:r>
                    </w:p>
                  </w:txbxContent>
                </v:textbox>
                <w10:wrap anchorx="margin"/>
              </v:shape>
            </w:pict>
          </mc:Fallback>
        </mc:AlternateContent>
      </w:r>
    </w:p>
    <w:p w14:paraId="3DD71ABA" w14:textId="77777777" w:rsidR="00FB48A3" w:rsidRDefault="008934C9" w:rsidP="001408CD">
      <w:pPr>
        <w:rPr>
          <w:sz w:val="32"/>
          <w:szCs w:val="32"/>
          <w:rtl/>
        </w:rPr>
      </w:pPr>
      <w:r>
        <w:rPr>
          <w:rFonts w:hint="cs"/>
          <w:sz w:val="32"/>
          <w:szCs w:val="32"/>
          <w:rtl/>
        </w:rPr>
        <w:t xml:space="preserve">        </w:t>
      </w:r>
    </w:p>
    <w:p w14:paraId="002925B8" w14:textId="77777777" w:rsidR="00FB48A3" w:rsidRDefault="0064766A" w:rsidP="001408CD">
      <w:pPr>
        <w:rPr>
          <w:sz w:val="32"/>
          <w:szCs w:val="32"/>
          <w:rtl/>
        </w:rPr>
      </w:pPr>
      <w:r>
        <w:rPr>
          <w:rFonts w:hint="cs"/>
          <w:noProof/>
          <w:sz w:val="32"/>
          <w:szCs w:val="32"/>
          <w:rtl/>
          <w:lang w:val="he-IL"/>
        </w:rPr>
        <mc:AlternateContent>
          <mc:Choice Requires="wps">
            <w:drawing>
              <wp:anchor distT="0" distB="0" distL="114300" distR="114300" simplePos="0" relativeHeight="251663360" behindDoc="0" locked="0" layoutInCell="1" allowOverlap="1" wp14:anchorId="083B36EF" wp14:editId="62B72F13">
                <wp:simplePos x="0" y="0"/>
                <wp:positionH relativeFrom="column">
                  <wp:posOffset>4184650</wp:posOffset>
                </wp:positionH>
                <wp:positionV relativeFrom="paragraph">
                  <wp:posOffset>273050</wp:posOffset>
                </wp:positionV>
                <wp:extent cx="484505" cy="2540000"/>
                <wp:effectExtent l="19050" t="0" r="10795" b="31750"/>
                <wp:wrapNone/>
                <wp:docPr id="238263189" name="חץ: למטה 16"/>
                <wp:cNvGraphicFramePr/>
                <a:graphic xmlns:a="http://schemas.openxmlformats.org/drawingml/2006/main">
                  <a:graphicData uri="http://schemas.microsoft.com/office/word/2010/wordprocessingShape">
                    <wps:wsp>
                      <wps:cNvSpPr/>
                      <wps:spPr>
                        <a:xfrm>
                          <a:off x="0" y="0"/>
                          <a:ext cx="484505" cy="25400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416FC0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חץ: למטה 16" o:spid="_x0000_s1026" type="#_x0000_t67" style="position:absolute;left:0;text-align:left;margin-left:329.5pt;margin-top:21.5pt;width:38.15pt;height:200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" adj="19540" fillcolor="#4472c4 [3204]" strokecolor="#09101d [484]" strokeweight="1.5pt"/>
            </w:pict>
          </mc:Fallback>
        </mc:AlternateContent>
      </w:r>
    </w:p>
    <w:p w14:paraId="4598B6A5" w14:textId="77777777" w:rsidR="00FB48A3" w:rsidRDefault="00FB48A3" w:rsidP="001408CD">
      <w:pPr>
        <w:rPr>
          <w:sz w:val="32"/>
          <w:szCs w:val="32"/>
          <w:rtl/>
        </w:rPr>
      </w:pPr>
      <w:r w:rsidRPr="00FB48A3">
        <w:rPr>
          <w:rFonts w:hint="cs"/>
          <w:noProof/>
          <w:color w:val="FF0000"/>
          <w:sz w:val="32"/>
          <w:szCs w:val="32"/>
          <w:rtl/>
          <w:lang w:val="he-IL"/>
        </w:rPr>
        <mc:AlternateContent>
          <mc:Choice Requires="wps">
            <w:drawing>
              <wp:anchor distT="0" distB="0" distL="114300" distR="114300" simplePos="0" relativeHeight="251660288" behindDoc="0" locked="0" layoutInCell="1" allowOverlap="1" wp14:anchorId="2895CF99" wp14:editId="1649DABB">
                <wp:simplePos x="0" y="0"/>
                <wp:positionH relativeFrom="column">
                  <wp:posOffset>2419350</wp:posOffset>
                </wp:positionH>
                <wp:positionV relativeFrom="paragraph">
                  <wp:posOffset>26670</wp:posOffset>
                </wp:positionV>
                <wp:extent cx="717550" cy="1948815"/>
                <wp:effectExtent l="19050" t="19050" r="44450" b="32385"/>
                <wp:wrapNone/>
                <wp:docPr id="810454773" name="חץ: שמאלה-למעלה 9"/>
                <wp:cNvGraphicFramePr/>
                <a:graphic xmlns:a="http://schemas.openxmlformats.org/drawingml/2006/main">
                  <a:graphicData uri="http://schemas.microsoft.com/office/word/2010/wordprocessingShape">
                    <wps:wsp>
                      <wps:cNvSpPr/>
                      <wps:spPr>
                        <a:xfrm>
                          <a:off x="0" y="0"/>
                          <a:ext cx="717550" cy="1948815"/>
                        </a:xfrm>
                        <a:prstGeom prst="lef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1E7F09" id="חץ: שמאלה-למעלה 9" o:spid="_x0000_s1026" style="position:absolute;left:0;text-align:left;margin-left:190.5pt;margin-top:2.1pt;width:56.5pt;height:15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17550,1948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" path="m,1769428l179388,1590040r,89694l448469,1679734r,-1500346l358775,179388,538163,,717550,179388r-89694,l627856,1859121r-448468,l179388,1948815,,1769428xe" fillcolor="#4472c4 [3204]" strokecolor="#09101d [484]" strokeweight="1.5pt">
                <v:stroke joinstyle="miter"/>
                <v:path arrowok="t" o:connecttype="custom" o:connectlocs="0,1769428;179388,1590040;179388,1679734;448469,1679734;448469,179388;358775,179388;538163,0;717550,179388;627856,179388;627856,1859121;179388,1859121;179388,1948815;0,1769428" o:connectangles="0,0,0,0,0,0,0,0,0,0,0,0,0"/>
              </v:shape>
            </w:pict>
          </mc:Fallback>
        </mc:AlternateContent>
      </w:r>
    </w:p>
    <w:p w14:paraId="0EA3B7A1" w14:textId="77777777" w:rsidR="008934C9" w:rsidRDefault="00FB48A3" w:rsidP="00FB48A3">
      <w:pPr>
        <w:rPr>
          <w:sz w:val="32"/>
          <w:szCs w:val="32"/>
          <w:rtl/>
        </w:rPr>
      </w:pPr>
      <w:r>
        <w:rPr>
          <w:rFonts w:hint="cs"/>
          <w:sz w:val="32"/>
          <w:szCs w:val="32"/>
          <w:rtl/>
        </w:rPr>
        <w:t xml:space="preserve">                                                   </w:t>
      </w:r>
      <w:r w:rsidR="008934C9">
        <w:rPr>
          <w:rFonts w:hint="cs"/>
          <w:sz w:val="32"/>
          <w:szCs w:val="32"/>
          <w:rtl/>
        </w:rPr>
        <w:t xml:space="preserve"> </w:t>
      </w:r>
      <w:r>
        <w:rPr>
          <w:noProof/>
          <w:sz w:val="32"/>
          <w:szCs w:val="32"/>
          <w:rtl/>
          <w:lang w:val="he-IL"/>
        </w:rPr>
        <w:drawing>
          <wp:inline distT="0" distB="0" distL="0" distR="0" wp14:anchorId="2A58E99D" wp14:editId="3006EFEC">
            <wp:extent cx="2279650" cy="2451100"/>
            <wp:effectExtent l="0" t="0" r="44450" b="0"/>
            <wp:docPr id="2086381774" name="דיאגרמה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r>
        <w:rPr>
          <w:rFonts w:hint="cs"/>
          <w:sz w:val="32"/>
          <w:szCs w:val="32"/>
          <w:rtl/>
        </w:rPr>
        <w:t xml:space="preserve">               </w:t>
      </w:r>
      <w:r>
        <w:rPr>
          <w:noProof/>
          <w:sz w:val="32"/>
          <w:szCs w:val="32"/>
          <w:rtl/>
          <w:lang w:val="he-IL"/>
        </w:rPr>
        <w:drawing>
          <wp:inline distT="0" distB="0" distL="0" distR="0" wp14:anchorId="152EF9F1" wp14:editId="463757C9">
            <wp:extent cx="2374900" cy="1974850"/>
            <wp:effectExtent l="0" t="0" r="25400" b="25400"/>
            <wp:docPr id="1704568306" name="דיאגרמה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9C85BA1" w14:textId="77777777" w:rsidR="008934C9" w:rsidRDefault="008934C9" w:rsidP="001408CD">
      <w:pPr>
        <w:rPr>
          <w:sz w:val="32"/>
          <w:szCs w:val="32"/>
          <w:rtl/>
        </w:rPr>
      </w:pPr>
    </w:p>
    <w:p w14:paraId="566FF58C" w14:textId="77777777" w:rsidR="00592F58" w:rsidRDefault="00592F58" w:rsidP="001408CD">
      <w:pPr>
        <w:rPr>
          <w:sz w:val="32"/>
          <w:szCs w:val="32"/>
          <w:rtl/>
        </w:rPr>
      </w:pPr>
    </w:p>
    <w:p w14:paraId="202BCF55" w14:textId="77777777" w:rsidR="00592F58" w:rsidRDefault="00592F58" w:rsidP="001408CD">
      <w:pPr>
        <w:rPr>
          <w:sz w:val="32"/>
          <w:szCs w:val="32"/>
          <w:rtl/>
        </w:rPr>
      </w:pPr>
    </w:p>
    <w:p w14:paraId="4BBDB0B1" w14:textId="77777777" w:rsidR="001605D1" w:rsidRDefault="008934C9" w:rsidP="00615335">
      <w:pPr>
        <w:rPr>
          <w:sz w:val="32"/>
          <w:szCs w:val="32"/>
          <w:rtl/>
        </w:rPr>
      </w:pPr>
      <w:r>
        <w:rPr>
          <w:rFonts w:hint="cs"/>
          <w:sz w:val="32"/>
          <w:szCs w:val="32"/>
          <w:rtl/>
        </w:rPr>
        <w:t xml:space="preserve">                                                      </w:t>
      </w:r>
    </w:p>
    <w:p w14:paraId="473054B6" w14:textId="77777777" w:rsidR="001408CD" w:rsidRPr="00FE735F" w:rsidRDefault="001408CD" w:rsidP="001408CD">
      <w:pPr>
        <w:pStyle w:val="a3"/>
        <w:rPr>
          <w:sz w:val="56"/>
          <w:szCs w:val="56"/>
          <w:rtl/>
        </w:rPr>
      </w:pPr>
      <w:r w:rsidRPr="00FE735F">
        <w:rPr>
          <w:rFonts w:hint="cs"/>
          <w:sz w:val="56"/>
          <w:szCs w:val="56"/>
          <w:rtl/>
        </w:rPr>
        <w:lastRenderedPageBreak/>
        <w:t>סוגי בדיקות</w:t>
      </w:r>
    </w:p>
    <w:p w14:paraId="242E9EDD" w14:textId="77777777" w:rsidR="001408CD" w:rsidRPr="00FE735F" w:rsidRDefault="00A04770" w:rsidP="00320DE9">
      <w:pPr>
        <w:pStyle w:val="1"/>
        <w:rPr>
          <w:b/>
          <w:bCs/>
          <w:color w:val="auto"/>
          <w:sz w:val="36"/>
          <w:szCs w:val="36"/>
          <w:u w:val="single"/>
          <w:rtl/>
        </w:rPr>
      </w:pPr>
      <w:r w:rsidRPr="00FE735F">
        <w:rPr>
          <w:rFonts w:hint="cs"/>
          <w:b/>
          <w:bCs/>
          <w:color w:val="auto"/>
          <w:sz w:val="36"/>
          <w:szCs w:val="36"/>
          <w:u w:val="single"/>
          <w:rtl/>
        </w:rPr>
        <w:t>במסגרת הפרויקט ביצעתי</w:t>
      </w:r>
      <w:r w:rsidR="00927219" w:rsidRPr="00FE735F">
        <w:rPr>
          <w:rFonts w:hint="cs"/>
          <w:b/>
          <w:bCs/>
          <w:color w:val="auto"/>
          <w:sz w:val="36"/>
          <w:szCs w:val="36"/>
          <w:u w:val="single"/>
          <w:rtl/>
        </w:rPr>
        <w:t xml:space="preserve"> 8 </w:t>
      </w:r>
      <w:r w:rsidRPr="00FE735F">
        <w:rPr>
          <w:rFonts w:hint="cs"/>
          <w:b/>
          <w:bCs/>
          <w:color w:val="auto"/>
          <w:sz w:val="36"/>
          <w:szCs w:val="36"/>
          <w:u w:val="single"/>
          <w:rtl/>
        </w:rPr>
        <w:t xml:space="preserve">סוגי </w:t>
      </w:r>
      <w:r w:rsidR="00320DE9" w:rsidRPr="00FE735F">
        <w:rPr>
          <w:rFonts w:hint="cs"/>
          <w:b/>
          <w:bCs/>
          <w:color w:val="auto"/>
          <w:sz w:val="36"/>
          <w:szCs w:val="36"/>
          <w:u w:val="single"/>
          <w:rtl/>
        </w:rPr>
        <w:t>בדיקות על 2 אזורי בדיקה.</w:t>
      </w:r>
    </w:p>
    <w:p w14:paraId="2B914879" w14:textId="77777777" w:rsidR="00A04770" w:rsidRPr="00FE735F" w:rsidRDefault="00A04770" w:rsidP="00320DE9">
      <w:pPr>
        <w:pStyle w:val="1"/>
        <w:rPr>
          <w:b/>
          <w:bCs/>
          <w:color w:val="000000" w:themeColor="text1"/>
          <w:sz w:val="36"/>
          <w:szCs w:val="36"/>
          <w:u w:val="single"/>
          <w:rtl/>
        </w:rPr>
      </w:pPr>
      <w:r w:rsidRPr="00FE735F">
        <w:rPr>
          <w:rFonts w:hint="cs"/>
          <w:b/>
          <w:bCs/>
          <w:color w:val="auto"/>
          <w:sz w:val="36"/>
          <w:szCs w:val="36"/>
          <w:u w:val="single"/>
          <w:rtl/>
        </w:rPr>
        <w:t xml:space="preserve">אזור </w:t>
      </w:r>
      <w:r w:rsidRPr="00FE735F">
        <w:rPr>
          <w:rFonts w:hint="cs"/>
          <w:b/>
          <w:bCs/>
          <w:color w:val="000000" w:themeColor="text1"/>
          <w:sz w:val="36"/>
          <w:szCs w:val="36"/>
          <w:u w:val="single"/>
          <w:rtl/>
        </w:rPr>
        <w:t xml:space="preserve">בדיקה </w:t>
      </w:r>
      <w:r w:rsidR="0064766A" w:rsidRPr="00FE735F">
        <w:rPr>
          <w:rFonts w:hint="cs"/>
          <w:b/>
          <w:bCs/>
          <w:color w:val="000000" w:themeColor="text1"/>
          <w:sz w:val="36"/>
          <w:szCs w:val="36"/>
          <w:u w:val="single"/>
          <w:rtl/>
        </w:rPr>
        <w:t>"</w:t>
      </w:r>
      <w:r w:rsidR="00962D4B" w:rsidRPr="00E73C1E">
        <w:rPr>
          <w:rFonts w:hint="cs"/>
          <w:b/>
          <w:bCs/>
          <w:i/>
          <w:iCs/>
          <w:color w:val="000000" w:themeColor="text1"/>
          <w:sz w:val="36"/>
          <w:szCs w:val="36"/>
          <w:u w:val="single"/>
          <w:rtl/>
        </w:rPr>
        <w:t>כניסה</w:t>
      </w:r>
      <w:r w:rsidR="0064766A" w:rsidRPr="00FE735F">
        <w:rPr>
          <w:rFonts w:hint="cs"/>
          <w:b/>
          <w:bCs/>
          <w:color w:val="000000" w:themeColor="text1"/>
          <w:sz w:val="36"/>
          <w:szCs w:val="36"/>
          <w:u w:val="single"/>
          <w:rtl/>
        </w:rPr>
        <w:t>"</w:t>
      </w:r>
      <w:r w:rsidRPr="00FE735F">
        <w:rPr>
          <w:rFonts w:hint="cs"/>
          <w:b/>
          <w:bCs/>
          <w:color w:val="000000" w:themeColor="text1"/>
          <w:sz w:val="36"/>
          <w:szCs w:val="36"/>
          <w:u w:val="single"/>
          <w:rtl/>
        </w:rPr>
        <w:t xml:space="preserve"> ואזור בדיקה </w:t>
      </w:r>
      <w:r w:rsidR="0064766A" w:rsidRPr="00FE735F">
        <w:rPr>
          <w:rFonts w:hint="cs"/>
          <w:b/>
          <w:bCs/>
          <w:color w:val="000000" w:themeColor="text1"/>
          <w:sz w:val="36"/>
          <w:szCs w:val="36"/>
          <w:u w:val="single"/>
          <w:rtl/>
        </w:rPr>
        <w:t>"</w:t>
      </w:r>
      <w:r w:rsidR="00962D4B" w:rsidRPr="00E73C1E">
        <w:rPr>
          <w:rFonts w:hint="cs"/>
          <w:b/>
          <w:bCs/>
          <w:i/>
          <w:iCs/>
          <w:color w:val="000000" w:themeColor="text1"/>
          <w:sz w:val="36"/>
          <w:szCs w:val="36"/>
          <w:u w:val="single"/>
          <w:rtl/>
        </w:rPr>
        <w:t>סל שלי</w:t>
      </w:r>
      <w:r w:rsidR="0064766A" w:rsidRPr="00FE735F">
        <w:rPr>
          <w:rFonts w:hint="cs"/>
          <w:b/>
          <w:bCs/>
          <w:color w:val="000000" w:themeColor="text1"/>
          <w:sz w:val="36"/>
          <w:szCs w:val="36"/>
          <w:u w:val="single"/>
          <w:rtl/>
        </w:rPr>
        <w:t>":</w:t>
      </w:r>
    </w:p>
    <w:p w14:paraId="7F9608AB" w14:textId="77777777" w:rsidR="00320DE9" w:rsidRPr="00320DE9" w:rsidRDefault="00320DE9" w:rsidP="00320DE9">
      <w:pPr>
        <w:rPr>
          <w:rtl/>
        </w:rPr>
      </w:pPr>
    </w:p>
    <w:p w14:paraId="39D78999" w14:textId="77777777" w:rsidR="00927219" w:rsidRPr="00927219" w:rsidRDefault="00927219" w:rsidP="00927219">
      <w:pPr>
        <w:pStyle w:val="a7"/>
        <w:rPr>
          <w:rStyle w:val="ad"/>
          <w:rtl/>
        </w:rPr>
      </w:pPr>
      <w:r w:rsidRPr="00927219">
        <w:rPr>
          <w:rStyle w:val="ad"/>
          <w:rFonts w:hint="cs"/>
          <w:rtl/>
        </w:rPr>
        <w:t>בדיקות פונקציונאליות חיוביות</w:t>
      </w:r>
    </w:p>
    <w:p w14:paraId="1CC687A1" w14:textId="77777777" w:rsidR="00927219" w:rsidRPr="00FE735F" w:rsidRDefault="00927219" w:rsidP="00FE735F">
      <w:pPr>
        <w:pStyle w:val="a7"/>
        <w:rPr>
          <w:rStyle w:val="ad"/>
          <w:u w:val="none"/>
          <w:rtl/>
        </w:rPr>
      </w:pPr>
      <w:r w:rsidRPr="00FE735F">
        <w:rPr>
          <w:rStyle w:val="ad"/>
          <w:u w:val="none"/>
          <w:rtl/>
        </w:rPr>
        <w:t>בדיקות שנועדו לוודא שהמערכת מתנהגת כמצופה כאשר המשתמש מבצע פעולות תקינות בסל הקניות ובאזור הכניסה</w:t>
      </w:r>
    </w:p>
    <w:p w14:paraId="074DE530" w14:textId="77777777" w:rsidR="00927219" w:rsidRPr="00927219" w:rsidRDefault="00927219" w:rsidP="00927219">
      <w:pPr>
        <w:pStyle w:val="a7"/>
        <w:rPr>
          <w:rStyle w:val="ad"/>
          <w:rtl/>
        </w:rPr>
      </w:pPr>
      <w:r w:rsidRPr="00927219">
        <w:rPr>
          <w:rStyle w:val="ad"/>
          <w:rFonts w:hint="cs"/>
          <w:rtl/>
        </w:rPr>
        <w:t>בדיקות פונקציונאליות שליליות</w:t>
      </w:r>
    </w:p>
    <w:p w14:paraId="525E10AB" w14:textId="77777777" w:rsidR="00927219" w:rsidRPr="00FE735F" w:rsidRDefault="00927219" w:rsidP="00FE735F">
      <w:pPr>
        <w:pStyle w:val="a7"/>
        <w:rPr>
          <w:rStyle w:val="ad"/>
          <w:u w:val="none"/>
          <w:rtl/>
        </w:rPr>
      </w:pPr>
      <w:r w:rsidRPr="00FE735F">
        <w:rPr>
          <w:rStyle w:val="ad"/>
          <w:u w:val="none"/>
          <w:rtl/>
        </w:rPr>
        <w:t>בדיקות ש</w:t>
      </w:r>
      <w:r w:rsidR="004668FB">
        <w:rPr>
          <w:rStyle w:val="ad"/>
          <w:rFonts w:hint="cs"/>
          <w:u w:val="none"/>
          <w:rtl/>
        </w:rPr>
        <w:t>נועדו לבדוק</w:t>
      </w:r>
      <w:r w:rsidRPr="00FE735F">
        <w:rPr>
          <w:rStyle w:val="ad"/>
          <w:u w:val="none"/>
          <w:rtl/>
        </w:rPr>
        <w:t xml:space="preserve"> את תגובת המערכת להזנת נתונים שגויים או לביצוע פעולות לא תקינות באזור הכניסה ובסל הקניות</w:t>
      </w:r>
      <w:r w:rsidRPr="00FE735F">
        <w:rPr>
          <w:rStyle w:val="ad"/>
          <w:u w:val="none"/>
        </w:rPr>
        <w:t>.</w:t>
      </w:r>
    </w:p>
    <w:p w14:paraId="7DB24CBB" w14:textId="77777777" w:rsidR="00927219" w:rsidRPr="00927219" w:rsidRDefault="00927219" w:rsidP="00927219">
      <w:pPr>
        <w:pStyle w:val="a7"/>
        <w:rPr>
          <w:rStyle w:val="ad"/>
          <w:rtl/>
        </w:rPr>
      </w:pPr>
      <w:r w:rsidRPr="00927219">
        <w:rPr>
          <w:rStyle w:val="ad"/>
          <w:rFonts w:hint="cs"/>
          <w:rtl/>
        </w:rPr>
        <w:t>בדיקות גבולות קצה</w:t>
      </w:r>
    </w:p>
    <w:p w14:paraId="3C368F41" w14:textId="77777777" w:rsidR="00927219" w:rsidRPr="00FE735F" w:rsidRDefault="00927219" w:rsidP="00927219">
      <w:pPr>
        <w:pStyle w:val="a7"/>
        <w:rPr>
          <w:rStyle w:val="ad"/>
          <w:u w:val="none"/>
          <w:rtl/>
        </w:rPr>
      </w:pPr>
      <w:r w:rsidRPr="00FE735F">
        <w:rPr>
          <w:rStyle w:val="ad"/>
          <w:u w:val="none"/>
          <w:rtl/>
        </w:rPr>
        <w:t xml:space="preserve"> בדיקות </w:t>
      </w:r>
      <w:r w:rsidR="004668FB">
        <w:rPr>
          <w:rStyle w:val="ad"/>
          <w:rFonts w:hint="cs"/>
          <w:u w:val="none"/>
          <w:rtl/>
        </w:rPr>
        <w:t>שנועדו לבחון</w:t>
      </w:r>
      <w:r w:rsidRPr="00FE735F">
        <w:rPr>
          <w:rStyle w:val="ad"/>
          <w:u w:val="none"/>
          <w:rtl/>
        </w:rPr>
        <w:t xml:space="preserve"> את התנהגות המערכת בערכי קצה, כגון מספר מקסימלי של פריטים בסל או אורכי קלט קיצוניים בשדות התחברות</w:t>
      </w:r>
      <w:r w:rsidRPr="00FE735F">
        <w:rPr>
          <w:rStyle w:val="ad"/>
          <w:u w:val="none"/>
        </w:rPr>
        <w:t>.</w:t>
      </w:r>
    </w:p>
    <w:p w14:paraId="14228B0E" w14:textId="77777777" w:rsidR="00927219" w:rsidRPr="00927219" w:rsidRDefault="00927219" w:rsidP="00927219">
      <w:pPr>
        <w:pStyle w:val="a7"/>
        <w:rPr>
          <w:rStyle w:val="ad"/>
          <w:rtl/>
        </w:rPr>
      </w:pPr>
      <w:r w:rsidRPr="00927219">
        <w:rPr>
          <w:rStyle w:val="ad"/>
          <w:rFonts w:hint="cs"/>
          <w:rtl/>
        </w:rPr>
        <w:t>בדיקות תאימות</w:t>
      </w:r>
    </w:p>
    <w:p w14:paraId="0C3D54C8" w14:textId="77777777" w:rsidR="00927219" w:rsidRPr="00FE735F" w:rsidRDefault="00927219" w:rsidP="00927219">
      <w:pPr>
        <w:pStyle w:val="a7"/>
        <w:rPr>
          <w:rStyle w:val="ad"/>
          <w:u w:val="none"/>
          <w:rtl/>
        </w:rPr>
      </w:pPr>
      <w:r w:rsidRPr="00FE735F">
        <w:rPr>
          <w:rStyle w:val="ad"/>
          <w:u w:val="none"/>
          <w:rtl/>
        </w:rPr>
        <w:t xml:space="preserve"> בדיקות שנועדו לוודא שסל הקניות ואזור הכניסה פועלים באופן עקבי בדפדפנים, מערכות הפעלה ומכשירים שונים</w:t>
      </w:r>
      <w:r w:rsidRPr="00FE735F">
        <w:rPr>
          <w:rStyle w:val="ad"/>
          <w:u w:val="none"/>
        </w:rPr>
        <w:t>.</w:t>
      </w:r>
    </w:p>
    <w:p w14:paraId="27EA3514" w14:textId="77777777" w:rsidR="00927219" w:rsidRPr="00927219" w:rsidRDefault="00927219" w:rsidP="00927219">
      <w:pPr>
        <w:pStyle w:val="a7"/>
        <w:rPr>
          <w:rStyle w:val="ad"/>
          <w:rtl/>
        </w:rPr>
      </w:pPr>
      <w:r w:rsidRPr="00927219">
        <w:rPr>
          <w:rStyle w:val="ad"/>
          <w:rFonts w:hint="cs"/>
          <w:rtl/>
        </w:rPr>
        <w:t>בדיקות שרידות והתאוששות</w:t>
      </w:r>
    </w:p>
    <w:p w14:paraId="5F03117C" w14:textId="77777777" w:rsidR="00927219" w:rsidRPr="00FE735F" w:rsidRDefault="00927219" w:rsidP="00927219">
      <w:pPr>
        <w:pStyle w:val="a7"/>
        <w:rPr>
          <w:rStyle w:val="ad"/>
          <w:u w:val="none"/>
          <w:rtl/>
        </w:rPr>
      </w:pPr>
      <w:r w:rsidRPr="00FE735F">
        <w:rPr>
          <w:rStyle w:val="ad"/>
          <w:u w:val="none"/>
          <w:rtl/>
        </w:rPr>
        <w:t xml:space="preserve"> בדיקות </w:t>
      </w:r>
      <w:r w:rsidR="004668FB">
        <w:rPr>
          <w:rStyle w:val="ad"/>
          <w:rFonts w:hint="cs"/>
          <w:u w:val="none"/>
          <w:rtl/>
        </w:rPr>
        <w:t>שנועדו לבדוק</w:t>
      </w:r>
      <w:r w:rsidRPr="00FE735F">
        <w:rPr>
          <w:rStyle w:val="ad"/>
          <w:u w:val="none"/>
          <w:rtl/>
        </w:rPr>
        <w:t xml:space="preserve"> את יכולת המערכת להתמודד עם תקלות ולהתאושש מהן, כגון </w:t>
      </w:r>
      <w:r w:rsidRPr="00FE735F">
        <w:rPr>
          <w:rStyle w:val="ad"/>
          <w:rFonts w:hint="cs"/>
          <w:u w:val="none"/>
          <w:rtl/>
        </w:rPr>
        <w:t>ריענו</w:t>
      </w:r>
      <w:r w:rsidRPr="00FE735F">
        <w:rPr>
          <w:rStyle w:val="ad"/>
          <w:rFonts w:hint="eastAsia"/>
          <w:u w:val="none"/>
          <w:rtl/>
        </w:rPr>
        <w:t>ן</w:t>
      </w:r>
      <w:r w:rsidRPr="00FE735F">
        <w:rPr>
          <w:rStyle w:val="ad"/>
          <w:u w:val="none"/>
          <w:rtl/>
        </w:rPr>
        <w:t xml:space="preserve"> עמוד או ניתוק זמני בזמן התחבר</w:t>
      </w:r>
      <w:r w:rsidRPr="00FE735F">
        <w:rPr>
          <w:rStyle w:val="ad"/>
          <w:rFonts w:hint="cs"/>
          <w:u w:val="none"/>
          <w:rtl/>
        </w:rPr>
        <w:t>ות.</w:t>
      </w:r>
    </w:p>
    <w:p w14:paraId="13C2BE5B" w14:textId="77777777" w:rsidR="00927219" w:rsidRPr="00927219" w:rsidRDefault="00927219" w:rsidP="00927219">
      <w:pPr>
        <w:pStyle w:val="a7"/>
        <w:rPr>
          <w:rStyle w:val="ad"/>
          <w:rtl/>
        </w:rPr>
      </w:pPr>
      <w:r w:rsidRPr="00927219">
        <w:rPr>
          <w:rStyle w:val="ad"/>
          <w:rFonts w:hint="cs"/>
          <w:rtl/>
        </w:rPr>
        <w:t>בדיקות נגישות</w:t>
      </w:r>
    </w:p>
    <w:p w14:paraId="310D69A6" w14:textId="77777777" w:rsidR="00927219" w:rsidRPr="00FE735F" w:rsidRDefault="00927219" w:rsidP="00927219">
      <w:pPr>
        <w:pStyle w:val="a7"/>
        <w:rPr>
          <w:rStyle w:val="ad"/>
          <w:u w:val="none"/>
          <w:rtl/>
        </w:rPr>
      </w:pPr>
      <w:r w:rsidRPr="00FE735F">
        <w:rPr>
          <w:rStyle w:val="ad"/>
          <w:u w:val="none"/>
          <w:rtl/>
        </w:rPr>
        <w:t xml:space="preserve"> בדיקות שנועדו לוודא שהאתר נגיש וברור לשימוש עבור מגוון משתמשים, כולל נוחות שימוש, קריאות, ותפעול פשוט של סל הקניות ואזור הכניסה</w:t>
      </w:r>
      <w:r w:rsidRPr="00FE735F">
        <w:rPr>
          <w:rStyle w:val="ad"/>
          <w:u w:val="none"/>
        </w:rPr>
        <w:t>.</w:t>
      </w:r>
    </w:p>
    <w:p w14:paraId="6A9ACECF" w14:textId="77777777" w:rsidR="00927219" w:rsidRPr="00927219" w:rsidRDefault="00927219" w:rsidP="00927219">
      <w:pPr>
        <w:pStyle w:val="a7"/>
        <w:rPr>
          <w:rStyle w:val="ad"/>
        </w:rPr>
      </w:pPr>
      <w:r w:rsidRPr="00927219">
        <w:rPr>
          <w:rStyle w:val="ad"/>
          <w:rFonts w:hint="cs"/>
          <w:rtl/>
        </w:rPr>
        <w:t xml:space="preserve">בדיקות </w:t>
      </w:r>
      <w:r w:rsidRPr="00927219">
        <w:rPr>
          <w:rStyle w:val="ad"/>
        </w:rPr>
        <w:t>UX</w:t>
      </w:r>
    </w:p>
    <w:p w14:paraId="4FFCBC4E" w14:textId="77777777" w:rsidR="00927219" w:rsidRPr="00FE735F" w:rsidRDefault="00927219" w:rsidP="00FE735F">
      <w:pPr>
        <w:pStyle w:val="a7"/>
        <w:rPr>
          <w:rStyle w:val="ad"/>
          <w:u w:val="none"/>
          <w:rtl/>
        </w:rPr>
      </w:pPr>
      <w:r w:rsidRPr="00FE735F">
        <w:rPr>
          <w:rStyle w:val="ad"/>
          <w:u w:val="none"/>
          <w:rtl/>
        </w:rPr>
        <w:t xml:space="preserve"> בדיקות</w:t>
      </w:r>
      <w:r w:rsidR="004668FB">
        <w:rPr>
          <w:rStyle w:val="ad"/>
          <w:rFonts w:hint="cs"/>
          <w:u w:val="none"/>
          <w:rtl/>
        </w:rPr>
        <w:t xml:space="preserve"> שנועדו לבחון</w:t>
      </w:r>
      <w:r w:rsidRPr="00FE735F">
        <w:rPr>
          <w:rStyle w:val="ad"/>
          <w:u w:val="none"/>
          <w:rtl/>
        </w:rPr>
        <w:t xml:space="preserve"> את חוויית השימוש הכוללת, כגון קלות הניווט, רצף הפעולות וההיגיון בתהליך ההתחברות ובניהול סל הקניות</w:t>
      </w:r>
      <w:r w:rsidRPr="00FE735F">
        <w:rPr>
          <w:rStyle w:val="ad"/>
          <w:rFonts w:hint="cs"/>
          <w:u w:val="none"/>
          <w:rtl/>
        </w:rPr>
        <w:t>.</w:t>
      </w:r>
    </w:p>
    <w:p w14:paraId="2DD0E5C3" w14:textId="77777777" w:rsidR="00927219" w:rsidRPr="00927219" w:rsidRDefault="00927219" w:rsidP="00927219">
      <w:pPr>
        <w:pStyle w:val="a7"/>
        <w:rPr>
          <w:rStyle w:val="ad"/>
        </w:rPr>
      </w:pPr>
      <w:r w:rsidRPr="00927219">
        <w:rPr>
          <w:rStyle w:val="ad"/>
          <w:rFonts w:hint="cs"/>
          <w:rtl/>
        </w:rPr>
        <w:t xml:space="preserve">בדיקות </w:t>
      </w:r>
      <w:r w:rsidRPr="00927219">
        <w:rPr>
          <w:rStyle w:val="ad"/>
        </w:rPr>
        <w:t>UI</w:t>
      </w:r>
    </w:p>
    <w:p w14:paraId="420B331F" w14:textId="77777777" w:rsidR="003F4B62" w:rsidRPr="003F4B62" w:rsidRDefault="00927219" w:rsidP="00464C39">
      <w:pPr>
        <w:pStyle w:val="a7"/>
        <w:rPr>
          <w:rtl/>
        </w:rPr>
      </w:pPr>
      <w:r w:rsidRPr="00FE735F">
        <w:rPr>
          <w:rStyle w:val="ad"/>
          <w:u w:val="none"/>
          <w:rtl/>
        </w:rPr>
        <w:t xml:space="preserve"> בדיקות שנועדו לוודא שמרכיבי הממשק הגרפי, כגון כפתורים, שדות, הודעות ומבנה עמודים, מוצגים ופועלים בצורה תקינ</w:t>
      </w:r>
      <w:r w:rsidR="00464C39">
        <w:rPr>
          <w:rStyle w:val="ad"/>
          <w:rFonts w:hint="cs"/>
          <w:u w:val="none"/>
          <w:rtl/>
        </w:rPr>
        <w:t>ה</w:t>
      </w:r>
    </w:p>
    <w:p w14:paraId="42B4F877" w14:textId="77777777" w:rsidR="001306B8" w:rsidRPr="001306B8" w:rsidRDefault="00D67DB7" w:rsidP="00D67DB7">
      <w:pPr>
        <w:pStyle w:val="a3"/>
      </w:pPr>
      <w:r>
        <w:lastRenderedPageBreak/>
        <w:t>STR</w:t>
      </w:r>
    </w:p>
    <w:p w14:paraId="33ACBCA8" w14:textId="77777777" w:rsidR="00712738" w:rsidRDefault="00712738" w:rsidP="00712738">
      <w:pPr>
        <w:pStyle w:val="5"/>
        <w:rPr>
          <w:b/>
          <w:bCs/>
          <w:sz w:val="36"/>
          <w:szCs w:val="36"/>
          <w:u w:val="single"/>
          <w:rtl/>
        </w:rPr>
      </w:pPr>
      <w:r w:rsidRPr="00712738">
        <w:rPr>
          <w:rFonts w:hint="cs"/>
          <w:b/>
          <w:bCs/>
          <w:sz w:val="36"/>
          <w:szCs w:val="36"/>
          <w:u w:val="single"/>
          <w:rtl/>
        </w:rPr>
        <w:t>ביצעתי 18</w:t>
      </w:r>
      <w:r w:rsidR="000572BE">
        <w:rPr>
          <w:rFonts w:hint="cs"/>
          <w:b/>
          <w:bCs/>
          <w:sz w:val="36"/>
          <w:szCs w:val="36"/>
          <w:u w:val="single"/>
          <w:rtl/>
        </w:rPr>
        <w:t>9</w:t>
      </w:r>
      <w:r w:rsidRPr="00712738">
        <w:rPr>
          <w:rFonts w:hint="cs"/>
          <w:b/>
          <w:bCs/>
          <w:sz w:val="36"/>
          <w:szCs w:val="36"/>
          <w:u w:val="single"/>
          <w:rtl/>
        </w:rPr>
        <w:t xml:space="preserve"> בדיקות</w:t>
      </w:r>
      <w:r w:rsidR="0029124E">
        <w:rPr>
          <w:rFonts w:hint="cs"/>
          <w:b/>
          <w:bCs/>
          <w:sz w:val="36"/>
          <w:szCs w:val="36"/>
          <w:u w:val="single"/>
          <w:rtl/>
        </w:rPr>
        <w:t xml:space="preserve"> דרך </w:t>
      </w:r>
      <w:r w:rsidR="0029124E" w:rsidRPr="0029124E">
        <w:rPr>
          <w:b/>
          <w:bCs/>
          <w:i/>
          <w:iCs/>
          <w:sz w:val="36"/>
          <w:szCs w:val="36"/>
          <w:u w:val="single"/>
        </w:rPr>
        <w:t>TEST RAIL</w:t>
      </w:r>
      <w:r w:rsidRPr="0029124E">
        <w:rPr>
          <w:rFonts w:hint="cs"/>
          <w:b/>
          <w:bCs/>
          <w:i/>
          <w:iCs/>
          <w:sz w:val="36"/>
          <w:szCs w:val="36"/>
          <w:u w:val="single"/>
          <w:rtl/>
        </w:rPr>
        <w:t xml:space="preserve"> </w:t>
      </w:r>
      <w:r w:rsidRPr="00712738">
        <w:rPr>
          <w:rFonts w:hint="cs"/>
          <w:b/>
          <w:bCs/>
          <w:sz w:val="36"/>
          <w:szCs w:val="36"/>
          <w:u w:val="single"/>
          <w:rtl/>
        </w:rPr>
        <w:t>על 2 אזורי בדיקה "חלון כניסה" "סל קניות", לכל אזור בדיקה ביצעתי 8 סוגי בדיקות.</w:t>
      </w:r>
    </w:p>
    <w:p w14:paraId="04CE4131" w14:textId="77777777" w:rsidR="00712738" w:rsidRPr="00712738" w:rsidRDefault="00712738" w:rsidP="00712738">
      <w:pPr>
        <w:pStyle w:val="2"/>
        <w:rPr>
          <w:rtl/>
        </w:rPr>
      </w:pPr>
    </w:p>
    <w:p w14:paraId="77A7A534" w14:textId="77777777" w:rsidR="00712738" w:rsidRPr="00712738" w:rsidRDefault="00712738" w:rsidP="00712738">
      <w:r w:rsidRPr="00712738">
        <w:rPr>
          <w:noProof/>
        </w:rPr>
        <w:drawing>
          <wp:inline distT="0" distB="0" distL="0" distR="0" wp14:anchorId="542F8D90" wp14:editId="3F56BB75">
            <wp:extent cx="5274310" cy="2539365"/>
            <wp:effectExtent l="0" t="0" r="2540" b="0"/>
            <wp:docPr id="1152149436"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539365"/>
                    </a:xfrm>
                    <a:prstGeom prst="rect">
                      <a:avLst/>
                    </a:prstGeom>
                    <a:noFill/>
                    <a:ln>
                      <a:noFill/>
                    </a:ln>
                  </pic:spPr>
                </pic:pic>
              </a:graphicData>
            </a:graphic>
          </wp:inline>
        </w:drawing>
      </w:r>
    </w:p>
    <w:tbl>
      <w:tblPr>
        <w:tblStyle w:val="af7"/>
        <w:tblpPr w:leftFromText="180" w:rightFromText="180" w:vertAnchor="text" w:horzAnchor="page" w:tblpX="7451" w:tblpY="147"/>
        <w:bidiVisual/>
        <w:tblW w:w="0" w:type="auto"/>
        <w:tblLook w:val="04A0" w:firstRow="1" w:lastRow="0" w:firstColumn="1" w:lastColumn="0" w:noHBand="0" w:noVBand="1"/>
      </w:tblPr>
      <w:tblGrid>
        <w:gridCol w:w="1227"/>
        <w:gridCol w:w="1367"/>
        <w:gridCol w:w="1227"/>
      </w:tblGrid>
      <w:tr w:rsidR="00712738" w14:paraId="631EDDCB" w14:textId="77777777" w:rsidTr="00B87C71">
        <w:trPr>
          <w:trHeight w:val="501"/>
        </w:trPr>
        <w:tc>
          <w:tcPr>
            <w:tcW w:w="1227" w:type="dxa"/>
            <w:tcBorders>
              <w:top w:val="single" w:sz="12" w:space="0" w:color="auto"/>
              <w:left w:val="single" w:sz="12" w:space="0" w:color="auto"/>
              <w:bottom w:val="single" w:sz="12" w:space="0" w:color="auto"/>
              <w:right w:val="single" w:sz="12" w:space="0" w:color="auto"/>
            </w:tcBorders>
          </w:tcPr>
          <w:p w14:paraId="7579A2C4" w14:textId="77777777" w:rsidR="00712738" w:rsidRPr="00712738" w:rsidRDefault="00712738" w:rsidP="009A3065">
            <w:pPr>
              <w:rPr>
                <w:b/>
                <w:bCs/>
                <w:sz w:val="24"/>
                <w:szCs w:val="24"/>
                <w:u w:val="single"/>
                <w:rtl/>
              </w:rPr>
            </w:pPr>
            <w:r w:rsidRPr="00712738">
              <w:rPr>
                <w:rFonts w:hint="cs"/>
                <w:b/>
                <w:bCs/>
                <w:sz w:val="24"/>
                <w:szCs w:val="24"/>
                <w:u w:val="single"/>
                <w:rtl/>
              </w:rPr>
              <w:t>סה"כ בדיקות</w:t>
            </w:r>
          </w:p>
        </w:tc>
        <w:tc>
          <w:tcPr>
            <w:tcW w:w="1227" w:type="dxa"/>
            <w:tcBorders>
              <w:top w:val="single" w:sz="12" w:space="0" w:color="auto"/>
              <w:left w:val="single" w:sz="12" w:space="0" w:color="auto"/>
              <w:bottom w:val="single" w:sz="12" w:space="0" w:color="auto"/>
              <w:right w:val="single" w:sz="12" w:space="0" w:color="auto"/>
            </w:tcBorders>
          </w:tcPr>
          <w:p w14:paraId="5666222D" w14:textId="77777777" w:rsidR="00712738" w:rsidRPr="00712738" w:rsidRDefault="00712738" w:rsidP="009A3065">
            <w:pPr>
              <w:rPr>
                <w:b/>
                <w:bCs/>
                <w:sz w:val="24"/>
                <w:szCs w:val="24"/>
                <w:u w:val="single"/>
                <w:rtl/>
              </w:rPr>
            </w:pPr>
            <w:r w:rsidRPr="00712738">
              <w:rPr>
                <w:rFonts w:hint="cs"/>
                <w:b/>
                <w:bCs/>
                <w:sz w:val="24"/>
                <w:szCs w:val="24"/>
                <w:u w:val="single"/>
                <w:rtl/>
              </w:rPr>
              <w:t>סוג בדיקה</w:t>
            </w:r>
          </w:p>
        </w:tc>
        <w:tc>
          <w:tcPr>
            <w:tcW w:w="1227" w:type="dxa"/>
            <w:vMerge w:val="restart"/>
            <w:tcBorders>
              <w:top w:val="single" w:sz="12" w:space="0" w:color="auto"/>
              <w:left w:val="single" w:sz="12" w:space="0" w:color="auto"/>
              <w:right w:val="single" w:sz="12" w:space="0" w:color="auto"/>
            </w:tcBorders>
          </w:tcPr>
          <w:p w14:paraId="273A049F" w14:textId="77777777" w:rsidR="00712738" w:rsidRDefault="00712738" w:rsidP="009A3065">
            <w:pPr>
              <w:rPr>
                <w:b/>
                <w:bCs/>
                <w:sz w:val="24"/>
                <w:szCs w:val="24"/>
                <w:u w:val="single"/>
                <w:rtl/>
              </w:rPr>
            </w:pPr>
          </w:p>
          <w:p w14:paraId="77D00D4B" w14:textId="77777777" w:rsidR="00712738" w:rsidRDefault="00712738" w:rsidP="009A3065">
            <w:pPr>
              <w:rPr>
                <w:b/>
                <w:bCs/>
                <w:sz w:val="24"/>
                <w:szCs w:val="24"/>
                <w:u w:val="single"/>
                <w:rtl/>
              </w:rPr>
            </w:pPr>
          </w:p>
          <w:p w14:paraId="039AE5AB" w14:textId="77777777" w:rsidR="00712738" w:rsidRDefault="00712738" w:rsidP="009A3065">
            <w:pPr>
              <w:rPr>
                <w:b/>
                <w:bCs/>
                <w:sz w:val="24"/>
                <w:szCs w:val="24"/>
                <w:u w:val="single"/>
                <w:rtl/>
              </w:rPr>
            </w:pPr>
          </w:p>
          <w:p w14:paraId="6869887E" w14:textId="77777777" w:rsidR="00712738" w:rsidRDefault="00712738" w:rsidP="009A3065">
            <w:pPr>
              <w:rPr>
                <w:b/>
                <w:bCs/>
                <w:sz w:val="24"/>
                <w:szCs w:val="24"/>
                <w:u w:val="single"/>
                <w:rtl/>
              </w:rPr>
            </w:pPr>
          </w:p>
          <w:p w14:paraId="33A62C88" w14:textId="77777777" w:rsidR="00712738" w:rsidRDefault="00712738" w:rsidP="009A3065">
            <w:pPr>
              <w:rPr>
                <w:b/>
                <w:bCs/>
                <w:sz w:val="24"/>
                <w:szCs w:val="24"/>
                <w:u w:val="single"/>
                <w:rtl/>
              </w:rPr>
            </w:pPr>
          </w:p>
          <w:p w14:paraId="09072052" w14:textId="77777777" w:rsidR="00712738" w:rsidRDefault="00712738" w:rsidP="009A3065">
            <w:pPr>
              <w:rPr>
                <w:b/>
                <w:bCs/>
                <w:sz w:val="24"/>
                <w:szCs w:val="24"/>
                <w:u w:val="single"/>
                <w:rtl/>
              </w:rPr>
            </w:pPr>
            <w:r>
              <w:rPr>
                <w:rFonts w:hint="cs"/>
                <w:b/>
                <w:bCs/>
                <w:sz w:val="24"/>
                <w:szCs w:val="24"/>
                <w:u w:val="single"/>
                <w:rtl/>
              </w:rPr>
              <w:t>אזור בדיקה 1-</w:t>
            </w:r>
          </w:p>
          <w:p w14:paraId="716FA521" w14:textId="77777777" w:rsidR="00712738" w:rsidRPr="00712738" w:rsidRDefault="00712738" w:rsidP="009A3065">
            <w:pPr>
              <w:rPr>
                <w:b/>
                <w:bCs/>
                <w:sz w:val="24"/>
                <w:szCs w:val="24"/>
                <w:u w:val="single"/>
                <w:rtl/>
              </w:rPr>
            </w:pPr>
            <w:r>
              <w:rPr>
                <w:rFonts w:hint="cs"/>
                <w:b/>
                <w:bCs/>
                <w:sz w:val="24"/>
                <w:szCs w:val="24"/>
                <w:u w:val="single"/>
                <w:rtl/>
              </w:rPr>
              <w:t>"אזור כניסה"</w:t>
            </w:r>
          </w:p>
        </w:tc>
      </w:tr>
      <w:tr w:rsidR="00712738" w14:paraId="36A43E56" w14:textId="77777777" w:rsidTr="00B87C71">
        <w:trPr>
          <w:trHeight w:val="501"/>
        </w:trPr>
        <w:tc>
          <w:tcPr>
            <w:tcW w:w="1227" w:type="dxa"/>
            <w:tcBorders>
              <w:top w:val="single" w:sz="12" w:space="0" w:color="auto"/>
              <w:left w:val="single" w:sz="12" w:space="0" w:color="auto"/>
              <w:bottom w:val="single" w:sz="12" w:space="0" w:color="auto"/>
              <w:right w:val="single" w:sz="12" w:space="0" w:color="auto"/>
            </w:tcBorders>
          </w:tcPr>
          <w:p w14:paraId="322FA9DC" w14:textId="77777777" w:rsidR="00712738" w:rsidRPr="009A3065" w:rsidRDefault="009A3065" w:rsidP="009A3065">
            <w:pPr>
              <w:rPr>
                <w:b/>
                <w:bCs/>
                <w:sz w:val="24"/>
                <w:szCs w:val="24"/>
                <w:rtl/>
              </w:rPr>
            </w:pPr>
            <w:r w:rsidRPr="009A3065">
              <w:rPr>
                <w:rFonts w:hint="cs"/>
                <w:b/>
                <w:bCs/>
                <w:sz w:val="24"/>
                <w:szCs w:val="24"/>
                <w:rtl/>
              </w:rPr>
              <w:t>13</w:t>
            </w:r>
          </w:p>
        </w:tc>
        <w:tc>
          <w:tcPr>
            <w:tcW w:w="1227" w:type="dxa"/>
            <w:tcBorders>
              <w:top w:val="single" w:sz="12" w:space="0" w:color="auto"/>
              <w:left w:val="single" w:sz="12" w:space="0" w:color="auto"/>
              <w:bottom w:val="single" w:sz="12" w:space="0" w:color="auto"/>
              <w:right w:val="single" w:sz="12" w:space="0" w:color="auto"/>
            </w:tcBorders>
          </w:tcPr>
          <w:p w14:paraId="69943316" w14:textId="77777777" w:rsidR="00712738" w:rsidRPr="009A3065" w:rsidRDefault="00712738" w:rsidP="009A3065">
            <w:pPr>
              <w:rPr>
                <w:b/>
                <w:bCs/>
                <w:sz w:val="24"/>
                <w:szCs w:val="24"/>
                <w:rtl/>
              </w:rPr>
            </w:pPr>
            <w:r w:rsidRPr="009A3065">
              <w:rPr>
                <w:rFonts w:hint="cs"/>
                <w:b/>
                <w:bCs/>
                <w:sz w:val="24"/>
                <w:szCs w:val="24"/>
                <w:rtl/>
              </w:rPr>
              <w:t>פונקציונאלי חיובי</w:t>
            </w:r>
          </w:p>
        </w:tc>
        <w:tc>
          <w:tcPr>
            <w:tcW w:w="1227" w:type="dxa"/>
            <w:vMerge/>
            <w:tcBorders>
              <w:left w:val="single" w:sz="12" w:space="0" w:color="auto"/>
              <w:right w:val="single" w:sz="12" w:space="0" w:color="auto"/>
            </w:tcBorders>
          </w:tcPr>
          <w:p w14:paraId="7578CED9" w14:textId="77777777" w:rsidR="00712738" w:rsidRDefault="00712738" w:rsidP="009A3065">
            <w:pPr>
              <w:rPr>
                <w:rtl/>
              </w:rPr>
            </w:pPr>
          </w:p>
        </w:tc>
      </w:tr>
      <w:tr w:rsidR="00712738" w14:paraId="302109B9" w14:textId="77777777" w:rsidTr="00B87C71">
        <w:trPr>
          <w:trHeight w:val="501"/>
        </w:trPr>
        <w:tc>
          <w:tcPr>
            <w:tcW w:w="1227" w:type="dxa"/>
            <w:tcBorders>
              <w:top w:val="single" w:sz="12" w:space="0" w:color="auto"/>
              <w:left w:val="single" w:sz="12" w:space="0" w:color="auto"/>
              <w:bottom w:val="single" w:sz="12" w:space="0" w:color="auto"/>
              <w:right w:val="single" w:sz="12" w:space="0" w:color="auto"/>
            </w:tcBorders>
          </w:tcPr>
          <w:p w14:paraId="55F84B79" w14:textId="77777777" w:rsidR="00712738" w:rsidRPr="009A3065" w:rsidRDefault="000572BE" w:rsidP="009A3065">
            <w:pPr>
              <w:rPr>
                <w:b/>
                <w:bCs/>
                <w:sz w:val="24"/>
                <w:szCs w:val="24"/>
                <w:rtl/>
              </w:rPr>
            </w:pPr>
            <w:r>
              <w:rPr>
                <w:rFonts w:hint="cs"/>
                <w:b/>
                <w:bCs/>
                <w:sz w:val="24"/>
                <w:szCs w:val="24"/>
                <w:rtl/>
              </w:rPr>
              <w:t>9</w:t>
            </w:r>
          </w:p>
        </w:tc>
        <w:tc>
          <w:tcPr>
            <w:tcW w:w="1227" w:type="dxa"/>
            <w:tcBorders>
              <w:top w:val="single" w:sz="12" w:space="0" w:color="auto"/>
              <w:left w:val="single" w:sz="12" w:space="0" w:color="auto"/>
              <w:bottom w:val="single" w:sz="12" w:space="0" w:color="auto"/>
              <w:right w:val="single" w:sz="12" w:space="0" w:color="auto"/>
            </w:tcBorders>
          </w:tcPr>
          <w:p w14:paraId="31743FD1" w14:textId="77777777" w:rsidR="00712738" w:rsidRPr="009A3065" w:rsidRDefault="00712738" w:rsidP="009A3065">
            <w:pPr>
              <w:rPr>
                <w:b/>
                <w:bCs/>
                <w:sz w:val="24"/>
                <w:szCs w:val="24"/>
                <w:rtl/>
              </w:rPr>
            </w:pPr>
            <w:r w:rsidRPr="009A3065">
              <w:rPr>
                <w:rFonts w:hint="cs"/>
                <w:b/>
                <w:bCs/>
                <w:sz w:val="24"/>
                <w:szCs w:val="24"/>
                <w:rtl/>
              </w:rPr>
              <w:t>פונקציונאלי שלילי</w:t>
            </w:r>
          </w:p>
        </w:tc>
        <w:tc>
          <w:tcPr>
            <w:tcW w:w="1227" w:type="dxa"/>
            <w:vMerge/>
            <w:tcBorders>
              <w:left w:val="single" w:sz="12" w:space="0" w:color="auto"/>
              <w:right w:val="single" w:sz="12" w:space="0" w:color="auto"/>
            </w:tcBorders>
          </w:tcPr>
          <w:p w14:paraId="53C10D1E" w14:textId="77777777" w:rsidR="00712738" w:rsidRDefault="00712738" w:rsidP="009A3065">
            <w:pPr>
              <w:rPr>
                <w:rtl/>
              </w:rPr>
            </w:pPr>
          </w:p>
        </w:tc>
      </w:tr>
      <w:tr w:rsidR="00712738" w14:paraId="42629042" w14:textId="77777777" w:rsidTr="00B87C71">
        <w:trPr>
          <w:trHeight w:val="522"/>
        </w:trPr>
        <w:tc>
          <w:tcPr>
            <w:tcW w:w="1227" w:type="dxa"/>
            <w:tcBorders>
              <w:top w:val="single" w:sz="12" w:space="0" w:color="auto"/>
              <w:left w:val="single" w:sz="12" w:space="0" w:color="auto"/>
              <w:bottom w:val="single" w:sz="12" w:space="0" w:color="auto"/>
              <w:right w:val="single" w:sz="12" w:space="0" w:color="auto"/>
            </w:tcBorders>
          </w:tcPr>
          <w:p w14:paraId="7E7EBF2B" w14:textId="77777777" w:rsidR="00712738" w:rsidRPr="009A3065" w:rsidRDefault="009A3065" w:rsidP="009A3065">
            <w:pPr>
              <w:rPr>
                <w:b/>
                <w:bCs/>
                <w:sz w:val="24"/>
                <w:szCs w:val="24"/>
                <w:rtl/>
              </w:rPr>
            </w:pPr>
            <w:r w:rsidRPr="009A3065">
              <w:rPr>
                <w:rFonts w:hint="cs"/>
                <w:b/>
                <w:bCs/>
                <w:sz w:val="24"/>
                <w:szCs w:val="24"/>
                <w:rtl/>
              </w:rPr>
              <w:t>13</w:t>
            </w:r>
          </w:p>
        </w:tc>
        <w:tc>
          <w:tcPr>
            <w:tcW w:w="1227" w:type="dxa"/>
            <w:tcBorders>
              <w:top w:val="single" w:sz="12" w:space="0" w:color="auto"/>
              <w:left w:val="single" w:sz="12" w:space="0" w:color="auto"/>
              <w:bottom w:val="single" w:sz="12" w:space="0" w:color="auto"/>
              <w:right w:val="single" w:sz="12" w:space="0" w:color="auto"/>
            </w:tcBorders>
          </w:tcPr>
          <w:p w14:paraId="5F78C0F7" w14:textId="77777777" w:rsidR="00712738" w:rsidRPr="009A3065" w:rsidRDefault="00712738" w:rsidP="009A3065">
            <w:pPr>
              <w:rPr>
                <w:b/>
                <w:bCs/>
                <w:sz w:val="24"/>
                <w:szCs w:val="24"/>
                <w:rtl/>
              </w:rPr>
            </w:pPr>
            <w:r w:rsidRPr="009A3065">
              <w:rPr>
                <w:rFonts w:hint="cs"/>
                <w:b/>
                <w:bCs/>
                <w:sz w:val="24"/>
                <w:szCs w:val="24"/>
                <w:rtl/>
              </w:rPr>
              <w:t>בדיקות גבולות קצה</w:t>
            </w:r>
          </w:p>
        </w:tc>
        <w:tc>
          <w:tcPr>
            <w:tcW w:w="1227" w:type="dxa"/>
            <w:vMerge/>
            <w:tcBorders>
              <w:left w:val="single" w:sz="12" w:space="0" w:color="auto"/>
              <w:right w:val="single" w:sz="12" w:space="0" w:color="auto"/>
            </w:tcBorders>
          </w:tcPr>
          <w:p w14:paraId="368FB6BF" w14:textId="77777777" w:rsidR="00712738" w:rsidRDefault="00712738" w:rsidP="009A3065">
            <w:pPr>
              <w:rPr>
                <w:rtl/>
              </w:rPr>
            </w:pPr>
          </w:p>
        </w:tc>
      </w:tr>
      <w:tr w:rsidR="00712738" w14:paraId="097BDDBD" w14:textId="77777777" w:rsidTr="00B87C71">
        <w:trPr>
          <w:trHeight w:val="501"/>
        </w:trPr>
        <w:tc>
          <w:tcPr>
            <w:tcW w:w="1227" w:type="dxa"/>
            <w:tcBorders>
              <w:top w:val="single" w:sz="12" w:space="0" w:color="auto"/>
              <w:left w:val="single" w:sz="12" w:space="0" w:color="auto"/>
              <w:bottom w:val="single" w:sz="12" w:space="0" w:color="auto"/>
              <w:right w:val="single" w:sz="12" w:space="0" w:color="auto"/>
            </w:tcBorders>
          </w:tcPr>
          <w:p w14:paraId="5A4509C5" w14:textId="77777777" w:rsidR="00712738" w:rsidRPr="009A3065" w:rsidRDefault="009A3065" w:rsidP="009A3065">
            <w:pPr>
              <w:rPr>
                <w:b/>
                <w:bCs/>
                <w:sz w:val="24"/>
                <w:szCs w:val="24"/>
                <w:rtl/>
              </w:rPr>
            </w:pPr>
            <w:r w:rsidRPr="009A3065">
              <w:rPr>
                <w:rFonts w:hint="cs"/>
                <w:b/>
                <w:bCs/>
                <w:sz w:val="24"/>
                <w:szCs w:val="24"/>
                <w:rtl/>
              </w:rPr>
              <w:t>15</w:t>
            </w:r>
          </w:p>
        </w:tc>
        <w:tc>
          <w:tcPr>
            <w:tcW w:w="1227" w:type="dxa"/>
            <w:tcBorders>
              <w:top w:val="single" w:sz="12" w:space="0" w:color="auto"/>
              <w:left w:val="single" w:sz="12" w:space="0" w:color="auto"/>
              <w:bottom w:val="single" w:sz="12" w:space="0" w:color="auto"/>
              <w:right w:val="single" w:sz="12" w:space="0" w:color="auto"/>
            </w:tcBorders>
          </w:tcPr>
          <w:p w14:paraId="2594A395" w14:textId="77777777" w:rsidR="00712738" w:rsidRPr="009A3065" w:rsidRDefault="00712738" w:rsidP="009A3065">
            <w:pPr>
              <w:rPr>
                <w:b/>
                <w:bCs/>
                <w:sz w:val="24"/>
                <w:szCs w:val="24"/>
                <w:rtl/>
              </w:rPr>
            </w:pPr>
            <w:r w:rsidRPr="009A3065">
              <w:rPr>
                <w:rFonts w:hint="cs"/>
                <w:b/>
                <w:bCs/>
                <w:sz w:val="24"/>
                <w:szCs w:val="24"/>
                <w:rtl/>
              </w:rPr>
              <w:t>בדיקות תאימות</w:t>
            </w:r>
          </w:p>
        </w:tc>
        <w:tc>
          <w:tcPr>
            <w:tcW w:w="1227" w:type="dxa"/>
            <w:vMerge/>
            <w:tcBorders>
              <w:left w:val="single" w:sz="12" w:space="0" w:color="auto"/>
              <w:right w:val="single" w:sz="12" w:space="0" w:color="auto"/>
            </w:tcBorders>
          </w:tcPr>
          <w:p w14:paraId="52545CE0" w14:textId="77777777" w:rsidR="00712738" w:rsidRDefault="00712738" w:rsidP="009A3065">
            <w:pPr>
              <w:rPr>
                <w:rtl/>
              </w:rPr>
            </w:pPr>
          </w:p>
        </w:tc>
      </w:tr>
      <w:tr w:rsidR="00712738" w14:paraId="1D0F54B5" w14:textId="77777777" w:rsidTr="00B87C71">
        <w:trPr>
          <w:trHeight w:val="501"/>
        </w:trPr>
        <w:tc>
          <w:tcPr>
            <w:tcW w:w="1227" w:type="dxa"/>
            <w:tcBorders>
              <w:top w:val="single" w:sz="12" w:space="0" w:color="auto"/>
              <w:left w:val="single" w:sz="12" w:space="0" w:color="auto"/>
              <w:bottom w:val="single" w:sz="12" w:space="0" w:color="auto"/>
              <w:right w:val="single" w:sz="12" w:space="0" w:color="auto"/>
            </w:tcBorders>
          </w:tcPr>
          <w:p w14:paraId="6FF63F66" w14:textId="77777777" w:rsidR="00712738" w:rsidRPr="009A3065" w:rsidRDefault="009A3065" w:rsidP="009A3065">
            <w:pPr>
              <w:rPr>
                <w:b/>
                <w:bCs/>
                <w:sz w:val="24"/>
                <w:szCs w:val="24"/>
                <w:rtl/>
              </w:rPr>
            </w:pPr>
            <w:r w:rsidRPr="009A3065">
              <w:rPr>
                <w:rFonts w:hint="cs"/>
                <w:b/>
                <w:bCs/>
                <w:sz w:val="24"/>
                <w:szCs w:val="24"/>
                <w:rtl/>
              </w:rPr>
              <w:t>10</w:t>
            </w:r>
          </w:p>
        </w:tc>
        <w:tc>
          <w:tcPr>
            <w:tcW w:w="1227" w:type="dxa"/>
            <w:tcBorders>
              <w:top w:val="single" w:sz="12" w:space="0" w:color="auto"/>
              <w:left w:val="single" w:sz="12" w:space="0" w:color="auto"/>
              <w:bottom w:val="single" w:sz="12" w:space="0" w:color="auto"/>
              <w:right w:val="single" w:sz="12" w:space="0" w:color="auto"/>
            </w:tcBorders>
          </w:tcPr>
          <w:p w14:paraId="54EB1E8B" w14:textId="77777777" w:rsidR="00712738" w:rsidRPr="009A3065" w:rsidRDefault="00712738" w:rsidP="009A3065">
            <w:pPr>
              <w:rPr>
                <w:b/>
                <w:bCs/>
                <w:sz w:val="24"/>
                <w:szCs w:val="24"/>
                <w:rtl/>
              </w:rPr>
            </w:pPr>
            <w:r w:rsidRPr="009A3065">
              <w:rPr>
                <w:rFonts w:hint="cs"/>
                <w:b/>
                <w:bCs/>
                <w:sz w:val="24"/>
                <w:szCs w:val="24"/>
                <w:rtl/>
              </w:rPr>
              <w:t>בדיקות שרידות והתאוששות</w:t>
            </w:r>
          </w:p>
        </w:tc>
        <w:tc>
          <w:tcPr>
            <w:tcW w:w="1227" w:type="dxa"/>
            <w:vMerge/>
            <w:tcBorders>
              <w:left w:val="single" w:sz="12" w:space="0" w:color="auto"/>
              <w:right w:val="single" w:sz="12" w:space="0" w:color="auto"/>
            </w:tcBorders>
          </w:tcPr>
          <w:p w14:paraId="5AFFA950" w14:textId="77777777" w:rsidR="00712738" w:rsidRDefault="00712738" w:rsidP="009A3065">
            <w:pPr>
              <w:rPr>
                <w:rtl/>
              </w:rPr>
            </w:pPr>
          </w:p>
        </w:tc>
      </w:tr>
      <w:tr w:rsidR="00712738" w14:paraId="25349E6D" w14:textId="77777777" w:rsidTr="00B87C71">
        <w:trPr>
          <w:trHeight w:val="501"/>
        </w:trPr>
        <w:tc>
          <w:tcPr>
            <w:tcW w:w="1227" w:type="dxa"/>
            <w:tcBorders>
              <w:top w:val="single" w:sz="12" w:space="0" w:color="auto"/>
              <w:left w:val="single" w:sz="12" w:space="0" w:color="auto"/>
              <w:bottom w:val="single" w:sz="12" w:space="0" w:color="auto"/>
              <w:right w:val="single" w:sz="12" w:space="0" w:color="auto"/>
            </w:tcBorders>
          </w:tcPr>
          <w:p w14:paraId="703153C8" w14:textId="77777777" w:rsidR="00712738" w:rsidRPr="009A3065" w:rsidRDefault="009A3065" w:rsidP="009A3065">
            <w:pPr>
              <w:rPr>
                <w:b/>
                <w:bCs/>
                <w:sz w:val="24"/>
                <w:szCs w:val="24"/>
                <w:rtl/>
              </w:rPr>
            </w:pPr>
            <w:r w:rsidRPr="009A3065">
              <w:rPr>
                <w:rFonts w:hint="cs"/>
                <w:b/>
                <w:bCs/>
                <w:sz w:val="24"/>
                <w:szCs w:val="24"/>
                <w:rtl/>
              </w:rPr>
              <w:t>13</w:t>
            </w:r>
          </w:p>
        </w:tc>
        <w:tc>
          <w:tcPr>
            <w:tcW w:w="1227" w:type="dxa"/>
            <w:tcBorders>
              <w:top w:val="single" w:sz="12" w:space="0" w:color="auto"/>
              <w:left w:val="single" w:sz="12" w:space="0" w:color="auto"/>
              <w:bottom w:val="single" w:sz="12" w:space="0" w:color="auto"/>
              <w:right w:val="single" w:sz="12" w:space="0" w:color="auto"/>
            </w:tcBorders>
          </w:tcPr>
          <w:p w14:paraId="2F680A0E" w14:textId="77777777" w:rsidR="00712738" w:rsidRPr="009A3065" w:rsidRDefault="00712738" w:rsidP="009A3065">
            <w:pPr>
              <w:rPr>
                <w:b/>
                <w:bCs/>
                <w:sz w:val="24"/>
                <w:szCs w:val="24"/>
                <w:rtl/>
              </w:rPr>
            </w:pPr>
            <w:r w:rsidRPr="009A3065">
              <w:rPr>
                <w:rFonts w:hint="cs"/>
                <w:b/>
                <w:bCs/>
                <w:sz w:val="24"/>
                <w:szCs w:val="24"/>
                <w:rtl/>
              </w:rPr>
              <w:t>בדיקות נגישות</w:t>
            </w:r>
          </w:p>
        </w:tc>
        <w:tc>
          <w:tcPr>
            <w:tcW w:w="1227" w:type="dxa"/>
            <w:vMerge/>
            <w:tcBorders>
              <w:left w:val="single" w:sz="12" w:space="0" w:color="auto"/>
              <w:right w:val="single" w:sz="12" w:space="0" w:color="auto"/>
            </w:tcBorders>
          </w:tcPr>
          <w:p w14:paraId="4556923A" w14:textId="77777777" w:rsidR="00712738" w:rsidRDefault="00712738" w:rsidP="009A3065">
            <w:pPr>
              <w:rPr>
                <w:rtl/>
              </w:rPr>
            </w:pPr>
          </w:p>
        </w:tc>
      </w:tr>
      <w:tr w:rsidR="00712738" w14:paraId="5B9677C8" w14:textId="77777777" w:rsidTr="00B87C71">
        <w:trPr>
          <w:trHeight w:val="501"/>
        </w:trPr>
        <w:tc>
          <w:tcPr>
            <w:tcW w:w="1227" w:type="dxa"/>
            <w:tcBorders>
              <w:top w:val="single" w:sz="12" w:space="0" w:color="auto"/>
              <w:left w:val="single" w:sz="12" w:space="0" w:color="auto"/>
              <w:bottom w:val="single" w:sz="12" w:space="0" w:color="auto"/>
              <w:right w:val="single" w:sz="12" w:space="0" w:color="auto"/>
            </w:tcBorders>
          </w:tcPr>
          <w:p w14:paraId="6EAE8FE4" w14:textId="77777777" w:rsidR="00712738" w:rsidRPr="009A3065" w:rsidRDefault="009A3065" w:rsidP="009A3065">
            <w:pPr>
              <w:rPr>
                <w:b/>
                <w:bCs/>
                <w:sz w:val="24"/>
                <w:szCs w:val="24"/>
                <w:rtl/>
              </w:rPr>
            </w:pPr>
            <w:r w:rsidRPr="009A3065">
              <w:rPr>
                <w:rFonts w:hint="cs"/>
                <w:b/>
                <w:bCs/>
                <w:sz w:val="24"/>
                <w:szCs w:val="24"/>
                <w:rtl/>
              </w:rPr>
              <w:t>12</w:t>
            </w:r>
          </w:p>
        </w:tc>
        <w:tc>
          <w:tcPr>
            <w:tcW w:w="1227" w:type="dxa"/>
            <w:tcBorders>
              <w:top w:val="single" w:sz="12" w:space="0" w:color="auto"/>
              <w:left w:val="single" w:sz="12" w:space="0" w:color="auto"/>
              <w:bottom w:val="single" w:sz="12" w:space="0" w:color="auto"/>
              <w:right w:val="single" w:sz="12" w:space="0" w:color="auto"/>
            </w:tcBorders>
          </w:tcPr>
          <w:p w14:paraId="39D304EE" w14:textId="77777777" w:rsidR="00712738" w:rsidRPr="009A3065" w:rsidRDefault="00712738" w:rsidP="009A3065">
            <w:pPr>
              <w:rPr>
                <w:b/>
                <w:bCs/>
                <w:sz w:val="24"/>
                <w:szCs w:val="24"/>
                <w:rtl/>
              </w:rPr>
            </w:pPr>
            <w:r w:rsidRPr="009A3065">
              <w:rPr>
                <w:rFonts w:hint="cs"/>
                <w:b/>
                <w:bCs/>
                <w:sz w:val="24"/>
                <w:szCs w:val="24"/>
                <w:rtl/>
              </w:rPr>
              <w:t xml:space="preserve">בדיקות </w:t>
            </w:r>
            <w:r w:rsidRPr="009A3065">
              <w:rPr>
                <w:b/>
                <w:bCs/>
                <w:sz w:val="24"/>
                <w:szCs w:val="24"/>
              </w:rPr>
              <w:t>UX</w:t>
            </w:r>
          </w:p>
        </w:tc>
        <w:tc>
          <w:tcPr>
            <w:tcW w:w="1227" w:type="dxa"/>
            <w:vMerge/>
            <w:tcBorders>
              <w:left w:val="single" w:sz="12" w:space="0" w:color="auto"/>
              <w:right w:val="single" w:sz="12" w:space="0" w:color="auto"/>
            </w:tcBorders>
          </w:tcPr>
          <w:p w14:paraId="6F70F5E6" w14:textId="77777777" w:rsidR="00712738" w:rsidRDefault="00712738" w:rsidP="009A3065">
            <w:pPr>
              <w:rPr>
                <w:rtl/>
              </w:rPr>
            </w:pPr>
          </w:p>
        </w:tc>
      </w:tr>
      <w:tr w:rsidR="00712738" w14:paraId="4A70A3B0" w14:textId="77777777" w:rsidTr="00B87C71">
        <w:trPr>
          <w:trHeight w:val="501"/>
        </w:trPr>
        <w:tc>
          <w:tcPr>
            <w:tcW w:w="1227" w:type="dxa"/>
            <w:tcBorders>
              <w:top w:val="single" w:sz="12" w:space="0" w:color="auto"/>
              <w:left w:val="single" w:sz="12" w:space="0" w:color="auto"/>
              <w:bottom w:val="single" w:sz="12" w:space="0" w:color="auto"/>
              <w:right w:val="single" w:sz="12" w:space="0" w:color="auto"/>
            </w:tcBorders>
          </w:tcPr>
          <w:p w14:paraId="367E1DFB" w14:textId="77777777" w:rsidR="00712738" w:rsidRPr="009A3065" w:rsidRDefault="000572BE" w:rsidP="009A3065">
            <w:pPr>
              <w:rPr>
                <w:b/>
                <w:bCs/>
                <w:sz w:val="24"/>
                <w:szCs w:val="24"/>
                <w:rtl/>
              </w:rPr>
            </w:pPr>
            <w:r>
              <w:rPr>
                <w:rFonts w:hint="cs"/>
                <w:b/>
                <w:bCs/>
                <w:sz w:val="24"/>
                <w:szCs w:val="24"/>
                <w:rtl/>
              </w:rPr>
              <w:t>13</w:t>
            </w:r>
          </w:p>
        </w:tc>
        <w:tc>
          <w:tcPr>
            <w:tcW w:w="1227" w:type="dxa"/>
            <w:tcBorders>
              <w:top w:val="single" w:sz="12" w:space="0" w:color="auto"/>
              <w:left w:val="single" w:sz="12" w:space="0" w:color="auto"/>
              <w:bottom w:val="single" w:sz="12" w:space="0" w:color="auto"/>
              <w:right w:val="single" w:sz="12" w:space="0" w:color="auto"/>
            </w:tcBorders>
          </w:tcPr>
          <w:p w14:paraId="1F50F65C" w14:textId="77777777" w:rsidR="00712738" w:rsidRPr="009A3065" w:rsidRDefault="00712738" w:rsidP="009A3065">
            <w:pPr>
              <w:rPr>
                <w:b/>
                <w:bCs/>
                <w:sz w:val="24"/>
                <w:szCs w:val="24"/>
                <w:rtl/>
              </w:rPr>
            </w:pPr>
            <w:r w:rsidRPr="009A3065">
              <w:rPr>
                <w:rFonts w:hint="cs"/>
                <w:b/>
                <w:bCs/>
                <w:sz w:val="24"/>
                <w:szCs w:val="24"/>
                <w:rtl/>
              </w:rPr>
              <w:t xml:space="preserve">בדיקות </w:t>
            </w:r>
            <w:r w:rsidRPr="009A3065">
              <w:rPr>
                <w:b/>
                <w:bCs/>
                <w:sz w:val="24"/>
                <w:szCs w:val="24"/>
              </w:rPr>
              <w:t>UI</w:t>
            </w:r>
          </w:p>
        </w:tc>
        <w:tc>
          <w:tcPr>
            <w:tcW w:w="1227" w:type="dxa"/>
            <w:vMerge/>
            <w:tcBorders>
              <w:left w:val="single" w:sz="12" w:space="0" w:color="auto"/>
              <w:bottom w:val="single" w:sz="12" w:space="0" w:color="auto"/>
              <w:right w:val="single" w:sz="12" w:space="0" w:color="auto"/>
            </w:tcBorders>
          </w:tcPr>
          <w:p w14:paraId="0007E88A" w14:textId="77777777" w:rsidR="00712738" w:rsidRDefault="00712738" w:rsidP="009A3065">
            <w:pPr>
              <w:rPr>
                <w:rtl/>
              </w:rPr>
            </w:pPr>
          </w:p>
        </w:tc>
      </w:tr>
    </w:tbl>
    <w:tbl>
      <w:tblPr>
        <w:tblStyle w:val="af7"/>
        <w:tblpPr w:leftFromText="180" w:rightFromText="180" w:vertAnchor="text" w:horzAnchor="page" w:tblpX="761" w:tblpY="107"/>
        <w:bidiVisual/>
        <w:tblW w:w="0" w:type="auto"/>
        <w:tblLook w:val="04A0" w:firstRow="1" w:lastRow="0" w:firstColumn="1" w:lastColumn="0" w:noHBand="0" w:noVBand="1"/>
      </w:tblPr>
      <w:tblGrid>
        <w:gridCol w:w="1227"/>
        <w:gridCol w:w="1367"/>
        <w:gridCol w:w="1227"/>
      </w:tblGrid>
      <w:tr w:rsidR="009A3065" w14:paraId="47AAD78A" w14:textId="77777777" w:rsidTr="00B87C71">
        <w:trPr>
          <w:trHeight w:val="501"/>
        </w:trPr>
        <w:tc>
          <w:tcPr>
            <w:tcW w:w="1227" w:type="dxa"/>
            <w:tcBorders>
              <w:top w:val="single" w:sz="12" w:space="0" w:color="auto"/>
              <w:left w:val="single" w:sz="12" w:space="0" w:color="auto"/>
              <w:bottom w:val="single" w:sz="12" w:space="0" w:color="auto"/>
              <w:right w:val="single" w:sz="12" w:space="0" w:color="auto"/>
            </w:tcBorders>
          </w:tcPr>
          <w:p w14:paraId="5E44818F" w14:textId="77777777" w:rsidR="009A3065" w:rsidRPr="00712738" w:rsidRDefault="009A3065" w:rsidP="009A3065">
            <w:pPr>
              <w:rPr>
                <w:b/>
                <w:bCs/>
                <w:sz w:val="24"/>
                <w:szCs w:val="24"/>
                <w:u w:val="single"/>
                <w:rtl/>
              </w:rPr>
            </w:pPr>
            <w:r w:rsidRPr="00712738">
              <w:rPr>
                <w:rFonts w:hint="cs"/>
                <w:b/>
                <w:bCs/>
                <w:sz w:val="24"/>
                <w:szCs w:val="24"/>
                <w:u w:val="single"/>
                <w:rtl/>
              </w:rPr>
              <w:t>סה"כ בדיקות</w:t>
            </w:r>
          </w:p>
        </w:tc>
        <w:tc>
          <w:tcPr>
            <w:tcW w:w="1227" w:type="dxa"/>
            <w:tcBorders>
              <w:top w:val="single" w:sz="12" w:space="0" w:color="auto"/>
              <w:left w:val="single" w:sz="12" w:space="0" w:color="auto"/>
              <w:bottom w:val="single" w:sz="12" w:space="0" w:color="auto"/>
              <w:right w:val="single" w:sz="12" w:space="0" w:color="auto"/>
            </w:tcBorders>
          </w:tcPr>
          <w:p w14:paraId="052B44A3" w14:textId="77777777" w:rsidR="009A3065" w:rsidRPr="00712738" w:rsidRDefault="009A3065" w:rsidP="009A3065">
            <w:pPr>
              <w:rPr>
                <w:b/>
                <w:bCs/>
                <w:sz w:val="24"/>
                <w:szCs w:val="24"/>
                <w:u w:val="single"/>
                <w:rtl/>
              </w:rPr>
            </w:pPr>
            <w:r w:rsidRPr="00712738">
              <w:rPr>
                <w:rFonts w:hint="cs"/>
                <w:b/>
                <w:bCs/>
                <w:sz w:val="24"/>
                <w:szCs w:val="24"/>
                <w:u w:val="single"/>
                <w:rtl/>
              </w:rPr>
              <w:t>סוג בדיקה</w:t>
            </w:r>
          </w:p>
        </w:tc>
        <w:tc>
          <w:tcPr>
            <w:tcW w:w="1227" w:type="dxa"/>
            <w:vMerge w:val="restart"/>
            <w:tcBorders>
              <w:top w:val="single" w:sz="12" w:space="0" w:color="auto"/>
              <w:left w:val="single" w:sz="12" w:space="0" w:color="auto"/>
              <w:right w:val="single" w:sz="12" w:space="0" w:color="auto"/>
            </w:tcBorders>
          </w:tcPr>
          <w:p w14:paraId="67F4D417" w14:textId="77777777" w:rsidR="009A3065" w:rsidRDefault="009A3065" w:rsidP="009A3065">
            <w:pPr>
              <w:rPr>
                <w:b/>
                <w:bCs/>
                <w:sz w:val="24"/>
                <w:szCs w:val="24"/>
                <w:u w:val="single"/>
                <w:rtl/>
              </w:rPr>
            </w:pPr>
          </w:p>
          <w:p w14:paraId="36795D02" w14:textId="77777777" w:rsidR="009A3065" w:rsidRDefault="009A3065" w:rsidP="009A3065">
            <w:pPr>
              <w:rPr>
                <w:b/>
                <w:bCs/>
                <w:sz w:val="24"/>
                <w:szCs w:val="24"/>
                <w:u w:val="single"/>
                <w:rtl/>
              </w:rPr>
            </w:pPr>
          </w:p>
          <w:p w14:paraId="68F1E9B8" w14:textId="77777777" w:rsidR="009A3065" w:rsidRDefault="009A3065" w:rsidP="009A3065">
            <w:pPr>
              <w:rPr>
                <w:b/>
                <w:bCs/>
                <w:sz w:val="24"/>
                <w:szCs w:val="24"/>
                <w:u w:val="single"/>
                <w:rtl/>
              </w:rPr>
            </w:pPr>
          </w:p>
          <w:p w14:paraId="23A02970" w14:textId="77777777" w:rsidR="009A3065" w:rsidRDefault="009A3065" w:rsidP="009A3065">
            <w:pPr>
              <w:rPr>
                <w:b/>
                <w:bCs/>
                <w:sz w:val="24"/>
                <w:szCs w:val="24"/>
                <w:u w:val="single"/>
                <w:rtl/>
              </w:rPr>
            </w:pPr>
          </w:p>
          <w:p w14:paraId="52626F40" w14:textId="77777777" w:rsidR="009A3065" w:rsidRDefault="009A3065" w:rsidP="009A3065">
            <w:pPr>
              <w:rPr>
                <w:b/>
                <w:bCs/>
                <w:sz w:val="24"/>
                <w:szCs w:val="24"/>
                <w:u w:val="single"/>
                <w:rtl/>
              </w:rPr>
            </w:pPr>
          </w:p>
          <w:p w14:paraId="2552C19E" w14:textId="77777777" w:rsidR="009A3065" w:rsidRDefault="009A3065" w:rsidP="009A3065">
            <w:pPr>
              <w:rPr>
                <w:b/>
                <w:bCs/>
                <w:sz w:val="24"/>
                <w:szCs w:val="24"/>
                <w:u w:val="single"/>
                <w:rtl/>
              </w:rPr>
            </w:pPr>
            <w:r>
              <w:rPr>
                <w:rFonts w:hint="cs"/>
                <w:b/>
                <w:bCs/>
                <w:sz w:val="24"/>
                <w:szCs w:val="24"/>
                <w:u w:val="single"/>
                <w:rtl/>
              </w:rPr>
              <w:t>אזור בדיקה 2-</w:t>
            </w:r>
          </w:p>
          <w:p w14:paraId="72DA9C4B" w14:textId="77777777" w:rsidR="009A3065" w:rsidRPr="00712738" w:rsidRDefault="009A3065" w:rsidP="009A3065">
            <w:pPr>
              <w:rPr>
                <w:b/>
                <w:bCs/>
                <w:sz w:val="24"/>
                <w:szCs w:val="24"/>
                <w:u w:val="single"/>
                <w:rtl/>
              </w:rPr>
            </w:pPr>
            <w:r>
              <w:rPr>
                <w:rFonts w:hint="cs"/>
                <w:b/>
                <w:bCs/>
                <w:sz w:val="24"/>
                <w:szCs w:val="24"/>
                <w:u w:val="single"/>
                <w:rtl/>
              </w:rPr>
              <w:t>"אזור סל קניות"</w:t>
            </w:r>
          </w:p>
        </w:tc>
      </w:tr>
      <w:tr w:rsidR="009A3065" w14:paraId="668127C7" w14:textId="77777777" w:rsidTr="00B87C71">
        <w:trPr>
          <w:trHeight w:val="501"/>
        </w:trPr>
        <w:tc>
          <w:tcPr>
            <w:tcW w:w="1227" w:type="dxa"/>
            <w:tcBorders>
              <w:top w:val="single" w:sz="12" w:space="0" w:color="auto"/>
              <w:left w:val="single" w:sz="12" w:space="0" w:color="auto"/>
              <w:bottom w:val="single" w:sz="12" w:space="0" w:color="auto"/>
              <w:right w:val="single" w:sz="12" w:space="0" w:color="auto"/>
            </w:tcBorders>
          </w:tcPr>
          <w:p w14:paraId="001BB15D" w14:textId="77777777" w:rsidR="009A3065" w:rsidRPr="009A3065" w:rsidRDefault="009A3065" w:rsidP="009A3065">
            <w:pPr>
              <w:rPr>
                <w:b/>
                <w:bCs/>
                <w:sz w:val="24"/>
                <w:szCs w:val="24"/>
                <w:rtl/>
              </w:rPr>
            </w:pPr>
            <w:r w:rsidRPr="009A3065">
              <w:rPr>
                <w:rFonts w:hint="cs"/>
                <w:b/>
                <w:bCs/>
                <w:sz w:val="24"/>
                <w:szCs w:val="24"/>
                <w:rtl/>
              </w:rPr>
              <w:t>12</w:t>
            </w:r>
          </w:p>
        </w:tc>
        <w:tc>
          <w:tcPr>
            <w:tcW w:w="1227" w:type="dxa"/>
            <w:tcBorders>
              <w:top w:val="single" w:sz="12" w:space="0" w:color="auto"/>
              <w:left w:val="single" w:sz="12" w:space="0" w:color="auto"/>
              <w:bottom w:val="single" w:sz="12" w:space="0" w:color="auto"/>
              <w:right w:val="single" w:sz="12" w:space="0" w:color="auto"/>
            </w:tcBorders>
          </w:tcPr>
          <w:p w14:paraId="416FE34C" w14:textId="77777777" w:rsidR="009A3065" w:rsidRPr="009A3065" w:rsidRDefault="009A3065" w:rsidP="009A3065">
            <w:pPr>
              <w:rPr>
                <w:b/>
                <w:bCs/>
                <w:sz w:val="24"/>
                <w:szCs w:val="24"/>
                <w:rtl/>
              </w:rPr>
            </w:pPr>
            <w:r w:rsidRPr="009A3065">
              <w:rPr>
                <w:rFonts w:hint="cs"/>
                <w:b/>
                <w:bCs/>
                <w:sz w:val="24"/>
                <w:szCs w:val="24"/>
                <w:rtl/>
              </w:rPr>
              <w:t>פונקציונאלי חיובי</w:t>
            </w:r>
          </w:p>
        </w:tc>
        <w:tc>
          <w:tcPr>
            <w:tcW w:w="1227" w:type="dxa"/>
            <w:vMerge/>
            <w:tcBorders>
              <w:left w:val="single" w:sz="12" w:space="0" w:color="auto"/>
              <w:right w:val="single" w:sz="12" w:space="0" w:color="auto"/>
            </w:tcBorders>
          </w:tcPr>
          <w:p w14:paraId="7C6FC262" w14:textId="77777777" w:rsidR="009A3065" w:rsidRDefault="009A3065" w:rsidP="009A3065">
            <w:pPr>
              <w:rPr>
                <w:rtl/>
              </w:rPr>
            </w:pPr>
          </w:p>
        </w:tc>
      </w:tr>
      <w:tr w:rsidR="009A3065" w14:paraId="05629AEB" w14:textId="77777777" w:rsidTr="00B87C71">
        <w:trPr>
          <w:trHeight w:val="501"/>
        </w:trPr>
        <w:tc>
          <w:tcPr>
            <w:tcW w:w="1227" w:type="dxa"/>
            <w:tcBorders>
              <w:top w:val="single" w:sz="12" w:space="0" w:color="auto"/>
              <w:left w:val="single" w:sz="12" w:space="0" w:color="auto"/>
              <w:bottom w:val="single" w:sz="12" w:space="0" w:color="auto"/>
              <w:right w:val="single" w:sz="12" w:space="0" w:color="auto"/>
            </w:tcBorders>
          </w:tcPr>
          <w:p w14:paraId="03DFF901" w14:textId="77777777" w:rsidR="009A3065" w:rsidRPr="009A3065" w:rsidRDefault="009A3065" w:rsidP="009A3065">
            <w:pPr>
              <w:rPr>
                <w:b/>
                <w:bCs/>
                <w:sz w:val="24"/>
                <w:szCs w:val="24"/>
                <w:rtl/>
              </w:rPr>
            </w:pPr>
            <w:r w:rsidRPr="009A3065">
              <w:rPr>
                <w:rFonts w:hint="cs"/>
                <w:b/>
                <w:bCs/>
                <w:sz w:val="24"/>
                <w:szCs w:val="24"/>
                <w:rtl/>
              </w:rPr>
              <w:t>12</w:t>
            </w:r>
          </w:p>
        </w:tc>
        <w:tc>
          <w:tcPr>
            <w:tcW w:w="1227" w:type="dxa"/>
            <w:tcBorders>
              <w:top w:val="single" w:sz="12" w:space="0" w:color="auto"/>
              <w:left w:val="single" w:sz="12" w:space="0" w:color="auto"/>
              <w:bottom w:val="single" w:sz="12" w:space="0" w:color="auto"/>
              <w:right w:val="single" w:sz="12" w:space="0" w:color="auto"/>
            </w:tcBorders>
          </w:tcPr>
          <w:p w14:paraId="42604A91" w14:textId="77777777" w:rsidR="009A3065" w:rsidRPr="009A3065" w:rsidRDefault="009A3065" w:rsidP="009A3065">
            <w:pPr>
              <w:rPr>
                <w:b/>
                <w:bCs/>
                <w:sz w:val="24"/>
                <w:szCs w:val="24"/>
                <w:rtl/>
              </w:rPr>
            </w:pPr>
            <w:r w:rsidRPr="009A3065">
              <w:rPr>
                <w:rFonts w:hint="cs"/>
                <w:b/>
                <w:bCs/>
                <w:sz w:val="24"/>
                <w:szCs w:val="24"/>
                <w:rtl/>
              </w:rPr>
              <w:t>פונקציונאלי שלילי</w:t>
            </w:r>
          </w:p>
        </w:tc>
        <w:tc>
          <w:tcPr>
            <w:tcW w:w="1227" w:type="dxa"/>
            <w:vMerge/>
            <w:tcBorders>
              <w:left w:val="single" w:sz="12" w:space="0" w:color="auto"/>
              <w:right w:val="single" w:sz="12" w:space="0" w:color="auto"/>
            </w:tcBorders>
          </w:tcPr>
          <w:p w14:paraId="03198727" w14:textId="77777777" w:rsidR="009A3065" w:rsidRDefault="009A3065" w:rsidP="009A3065">
            <w:pPr>
              <w:rPr>
                <w:rtl/>
              </w:rPr>
            </w:pPr>
          </w:p>
        </w:tc>
      </w:tr>
      <w:tr w:rsidR="009A3065" w14:paraId="7A062D9E" w14:textId="77777777" w:rsidTr="00B87C71">
        <w:trPr>
          <w:trHeight w:val="522"/>
        </w:trPr>
        <w:tc>
          <w:tcPr>
            <w:tcW w:w="1227" w:type="dxa"/>
            <w:tcBorders>
              <w:top w:val="single" w:sz="12" w:space="0" w:color="auto"/>
              <w:left w:val="single" w:sz="12" w:space="0" w:color="auto"/>
              <w:bottom w:val="single" w:sz="12" w:space="0" w:color="auto"/>
              <w:right w:val="single" w:sz="12" w:space="0" w:color="auto"/>
            </w:tcBorders>
          </w:tcPr>
          <w:p w14:paraId="32DDE23F" w14:textId="77777777" w:rsidR="009A3065" w:rsidRPr="009A3065" w:rsidRDefault="009A3065" w:rsidP="009A3065">
            <w:pPr>
              <w:rPr>
                <w:b/>
                <w:bCs/>
                <w:sz w:val="24"/>
                <w:szCs w:val="24"/>
                <w:rtl/>
              </w:rPr>
            </w:pPr>
            <w:r w:rsidRPr="009A3065">
              <w:rPr>
                <w:rFonts w:hint="cs"/>
                <w:b/>
                <w:bCs/>
                <w:sz w:val="24"/>
                <w:szCs w:val="24"/>
                <w:rtl/>
              </w:rPr>
              <w:t>11</w:t>
            </w:r>
          </w:p>
        </w:tc>
        <w:tc>
          <w:tcPr>
            <w:tcW w:w="1227" w:type="dxa"/>
            <w:tcBorders>
              <w:top w:val="single" w:sz="12" w:space="0" w:color="auto"/>
              <w:left w:val="single" w:sz="12" w:space="0" w:color="auto"/>
              <w:bottom w:val="single" w:sz="12" w:space="0" w:color="auto"/>
              <w:right w:val="single" w:sz="12" w:space="0" w:color="auto"/>
            </w:tcBorders>
          </w:tcPr>
          <w:p w14:paraId="053D5031" w14:textId="77777777" w:rsidR="009A3065" w:rsidRPr="009A3065" w:rsidRDefault="009A3065" w:rsidP="009A3065">
            <w:pPr>
              <w:rPr>
                <w:b/>
                <w:bCs/>
                <w:sz w:val="24"/>
                <w:szCs w:val="24"/>
                <w:rtl/>
              </w:rPr>
            </w:pPr>
            <w:r w:rsidRPr="009A3065">
              <w:rPr>
                <w:rFonts w:hint="cs"/>
                <w:b/>
                <w:bCs/>
                <w:sz w:val="24"/>
                <w:szCs w:val="24"/>
                <w:rtl/>
              </w:rPr>
              <w:t>בדיקות גבולות קצה</w:t>
            </w:r>
          </w:p>
        </w:tc>
        <w:tc>
          <w:tcPr>
            <w:tcW w:w="1227" w:type="dxa"/>
            <w:vMerge/>
            <w:tcBorders>
              <w:left w:val="single" w:sz="12" w:space="0" w:color="auto"/>
              <w:right w:val="single" w:sz="12" w:space="0" w:color="auto"/>
            </w:tcBorders>
          </w:tcPr>
          <w:p w14:paraId="1C3A0CB5" w14:textId="77777777" w:rsidR="009A3065" w:rsidRDefault="009A3065" w:rsidP="009A3065">
            <w:pPr>
              <w:rPr>
                <w:rtl/>
              </w:rPr>
            </w:pPr>
          </w:p>
        </w:tc>
      </w:tr>
      <w:tr w:rsidR="009A3065" w14:paraId="60292344" w14:textId="77777777" w:rsidTr="00B87C71">
        <w:trPr>
          <w:trHeight w:val="501"/>
        </w:trPr>
        <w:tc>
          <w:tcPr>
            <w:tcW w:w="1227" w:type="dxa"/>
            <w:tcBorders>
              <w:top w:val="single" w:sz="12" w:space="0" w:color="auto"/>
              <w:left w:val="single" w:sz="12" w:space="0" w:color="auto"/>
              <w:bottom w:val="single" w:sz="12" w:space="0" w:color="auto"/>
              <w:right w:val="single" w:sz="12" w:space="0" w:color="auto"/>
            </w:tcBorders>
          </w:tcPr>
          <w:p w14:paraId="5A10EEE2" w14:textId="77777777" w:rsidR="009A3065" w:rsidRPr="009A3065" w:rsidRDefault="000572BE" w:rsidP="009A3065">
            <w:pPr>
              <w:rPr>
                <w:b/>
                <w:bCs/>
                <w:sz w:val="24"/>
                <w:szCs w:val="24"/>
                <w:rtl/>
              </w:rPr>
            </w:pPr>
            <w:r>
              <w:rPr>
                <w:rFonts w:hint="cs"/>
                <w:b/>
                <w:bCs/>
                <w:sz w:val="24"/>
                <w:szCs w:val="24"/>
                <w:rtl/>
              </w:rPr>
              <w:t>12</w:t>
            </w:r>
          </w:p>
        </w:tc>
        <w:tc>
          <w:tcPr>
            <w:tcW w:w="1227" w:type="dxa"/>
            <w:tcBorders>
              <w:top w:val="single" w:sz="12" w:space="0" w:color="auto"/>
              <w:left w:val="single" w:sz="12" w:space="0" w:color="auto"/>
              <w:bottom w:val="single" w:sz="12" w:space="0" w:color="auto"/>
              <w:right w:val="single" w:sz="12" w:space="0" w:color="auto"/>
            </w:tcBorders>
          </w:tcPr>
          <w:p w14:paraId="56A94CA9" w14:textId="77777777" w:rsidR="009A3065" w:rsidRPr="009A3065" w:rsidRDefault="009A3065" w:rsidP="009A3065">
            <w:pPr>
              <w:rPr>
                <w:b/>
                <w:bCs/>
                <w:sz w:val="24"/>
                <w:szCs w:val="24"/>
                <w:rtl/>
              </w:rPr>
            </w:pPr>
            <w:r w:rsidRPr="009A3065">
              <w:rPr>
                <w:rFonts w:hint="cs"/>
                <w:b/>
                <w:bCs/>
                <w:sz w:val="24"/>
                <w:szCs w:val="24"/>
                <w:rtl/>
              </w:rPr>
              <w:t>בדיקות תאימות</w:t>
            </w:r>
          </w:p>
        </w:tc>
        <w:tc>
          <w:tcPr>
            <w:tcW w:w="1227" w:type="dxa"/>
            <w:vMerge/>
            <w:tcBorders>
              <w:left w:val="single" w:sz="12" w:space="0" w:color="auto"/>
              <w:right w:val="single" w:sz="12" w:space="0" w:color="auto"/>
            </w:tcBorders>
          </w:tcPr>
          <w:p w14:paraId="37EED333" w14:textId="77777777" w:rsidR="009A3065" w:rsidRDefault="009A3065" w:rsidP="009A3065">
            <w:pPr>
              <w:rPr>
                <w:rtl/>
              </w:rPr>
            </w:pPr>
          </w:p>
        </w:tc>
      </w:tr>
      <w:tr w:rsidR="009A3065" w14:paraId="211D141C" w14:textId="77777777" w:rsidTr="00B87C71">
        <w:trPr>
          <w:trHeight w:val="501"/>
        </w:trPr>
        <w:tc>
          <w:tcPr>
            <w:tcW w:w="1227" w:type="dxa"/>
            <w:tcBorders>
              <w:top w:val="single" w:sz="12" w:space="0" w:color="auto"/>
              <w:left w:val="single" w:sz="12" w:space="0" w:color="auto"/>
              <w:bottom w:val="single" w:sz="12" w:space="0" w:color="auto"/>
              <w:right w:val="single" w:sz="12" w:space="0" w:color="auto"/>
            </w:tcBorders>
          </w:tcPr>
          <w:p w14:paraId="253ADC72" w14:textId="77777777" w:rsidR="009A3065" w:rsidRPr="009A3065" w:rsidRDefault="000572BE" w:rsidP="009A3065">
            <w:pPr>
              <w:rPr>
                <w:b/>
                <w:bCs/>
                <w:sz w:val="24"/>
                <w:szCs w:val="24"/>
                <w:rtl/>
              </w:rPr>
            </w:pPr>
            <w:r>
              <w:rPr>
                <w:rFonts w:hint="cs"/>
                <w:b/>
                <w:bCs/>
                <w:sz w:val="24"/>
                <w:szCs w:val="24"/>
                <w:rtl/>
              </w:rPr>
              <w:t>11</w:t>
            </w:r>
          </w:p>
        </w:tc>
        <w:tc>
          <w:tcPr>
            <w:tcW w:w="1227" w:type="dxa"/>
            <w:tcBorders>
              <w:top w:val="single" w:sz="12" w:space="0" w:color="auto"/>
              <w:left w:val="single" w:sz="12" w:space="0" w:color="auto"/>
              <w:bottom w:val="single" w:sz="12" w:space="0" w:color="auto"/>
              <w:right w:val="single" w:sz="12" w:space="0" w:color="auto"/>
            </w:tcBorders>
          </w:tcPr>
          <w:p w14:paraId="5E27B4BD" w14:textId="77777777" w:rsidR="009A3065" w:rsidRPr="009A3065" w:rsidRDefault="009A3065" w:rsidP="009A3065">
            <w:pPr>
              <w:rPr>
                <w:b/>
                <w:bCs/>
                <w:sz w:val="24"/>
                <w:szCs w:val="24"/>
                <w:rtl/>
              </w:rPr>
            </w:pPr>
            <w:r w:rsidRPr="009A3065">
              <w:rPr>
                <w:rFonts w:hint="cs"/>
                <w:b/>
                <w:bCs/>
                <w:sz w:val="24"/>
                <w:szCs w:val="24"/>
                <w:rtl/>
              </w:rPr>
              <w:t>בדיקות שרידות והתאוששות</w:t>
            </w:r>
          </w:p>
        </w:tc>
        <w:tc>
          <w:tcPr>
            <w:tcW w:w="1227" w:type="dxa"/>
            <w:vMerge/>
            <w:tcBorders>
              <w:left w:val="single" w:sz="12" w:space="0" w:color="auto"/>
              <w:right w:val="single" w:sz="12" w:space="0" w:color="auto"/>
            </w:tcBorders>
          </w:tcPr>
          <w:p w14:paraId="344DA0C2" w14:textId="77777777" w:rsidR="009A3065" w:rsidRDefault="009A3065" w:rsidP="009A3065">
            <w:pPr>
              <w:rPr>
                <w:rtl/>
              </w:rPr>
            </w:pPr>
          </w:p>
        </w:tc>
      </w:tr>
      <w:tr w:rsidR="009A3065" w14:paraId="54FA5212" w14:textId="77777777" w:rsidTr="00B87C71">
        <w:trPr>
          <w:trHeight w:val="501"/>
        </w:trPr>
        <w:tc>
          <w:tcPr>
            <w:tcW w:w="1227" w:type="dxa"/>
            <w:tcBorders>
              <w:top w:val="single" w:sz="12" w:space="0" w:color="auto"/>
              <w:left w:val="single" w:sz="12" w:space="0" w:color="auto"/>
              <w:bottom w:val="single" w:sz="12" w:space="0" w:color="auto"/>
              <w:right w:val="single" w:sz="12" w:space="0" w:color="auto"/>
            </w:tcBorders>
          </w:tcPr>
          <w:p w14:paraId="739943A5" w14:textId="77777777" w:rsidR="009A3065" w:rsidRPr="009A3065" w:rsidRDefault="000572BE" w:rsidP="009A3065">
            <w:pPr>
              <w:rPr>
                <w:b/>
                <w:bCs/>
                <w:sz w:val="24"/>
                <w:szCs w:val="24"/>
                <w:rtl/>
              </w:rPr>
            </w:pPr>
            <w:r>
              <w:rPr>
                <w:rFonts w:hint="cs"/>
                <w:b/>
                <w:bCs/>
                <w:sz w:val="24"/>
                <w:szCs w:val="24"/>
                <w:rtl/>
              </w:rPr>
              <w:t>11</w:t>
            </w:r>
          </w:p>
        </w:tc>
        <w:tc>
          <w:tcPr>
            <w:tcW w:w="1227" w:type="dxa"/>
            <w:tcBorders>
              <w:top w:val="single" w:sz="12" w:space="0" w:color="auto"/>
              <w:left w:val="single" w:sz="12" w:space="0" w:color="auto"/>
              <w:bottom w:val="single" w:sz="12" w:space="0" w:color="auto"/>
              <w:right w:val="single" w:sz="12" w:space="0" w:color="auto"/>
            </w:tcBorders>
          </w:tcPr>
          <w:p w14:paraId="59C50A19" w14:textId="77777777" w:rsidR="009A3065" w:rsidRPr="009A3065" w:rsidRDefault="009A3065" w:rsidP="009A3065">
            <w:pPr>
              <w:rPr>
                <w:b/>
                <w:bCs/>
                <w:sz w:val="24"/>
                <w:szCs w:val="24"/>
                <w:rtl/>
              </w:rPr>
            </w:pPr>
            <w:r w:rsidRPr="009A3065">
              <w:rPr>
                <w:rFonts w:hint="cs"/>
                <w:b/>
                <w:bCs/>
                <w:sz w:val="24"/>
                <w:szCs w:val="24"/>
                <w:rtl/>
              </w:rPr>
              <w:t>בדיקות נגישות</w:t>
            </w:r>
          </w:p>
        </w:tc>
        <w:tc>
          <w:tcPr>
            <w:tcW w:w="1227" w:type="dxa"/>
            <w:vMerge/>
            <w:tcBorders>
              <w:left w:val="single" w:sz="12" w:space="0" w:color="auto"/>
              <w:right w:val="single" w:sz="12" w:space="0" w:color="auto"/>
            </w:tcBorders>
          </w:tcPr>
          <w:p w14:paraId="77215657" w14:textId="77777777" w:rsidR="009A3065" w:rsidRDefault="009A3065" w:rsidP="009A3065">
            <w:pPr>
              <w:rPr>
                <w:rtl/>
              </w:rPr>
            </w:pPr>
          </w:p>
        </w:tc>
      </w:tr>
      <w:tr w:rsidR="009A3065" w14:paraId="09007953" w14:textId="77777777" w:rsidTr="00B87C71">
        <w:trPr>
          <w:trHeight w:val="501"/>
        </w:trPr>
        <w:tc>
          <w:tcPr>
            <w:tcW w:w="1227" w:type="dxa"/>
            <w:tcBorders>
              <w:top w:val="single" w:sz="12" w:space="0" w:color="auto"/>
              <w:left w:val="single" w:sz="12" w:space="0" w:color="auto"/>
              <w:bottom w:val="single" w:sz="12" w:space="0" w:color="auto"/>
              <w:right w:val="single" w:sz="12" w:space="0" w:color="auto"/>
            </w:tcBorders>
          </w:tcPr>
          <w:p w14:paraId="222B7028" w14:textId="77777777" w:rsidR="009A3065" w:rsidRPr="009A3065" w:rsidRDefault="009A3065" w:rsidP="009A3065">
            <w:pPr>
              <w:rPr>
                <w:b/>
                <w:bCs/>
                <w:sz w:val="24"/>
                <w:szCs w:val="24"/>
                <w:rtl/>
              </w:rPr>
            </w:pPr>
            <w:r w:rsidRPr="009A3065">
              <w:rPr>
                <w:rFonts w:hint="cs"/>
                <w:b/>
                <w:bCs/>
                <w:sz w:val="24"/>
                <w:szCs w:val="24"/>
                <w:rtl/>
              </w:rPr>
              <w:t>11</w:t>
            </w:r>
          </w:p>
        </w:tc>
        <w:tc>
          <w:tcPr>
            <w:tcW w:w="1227" w:type="dxa"/>
            <w:tcBorders>
              <w:top w:val="single" w:sz="12" w:space="0" w:color="auto"/>
              <w:left w:val="single" w:sz="12" w:space="0" w:color="auto"/>
              <w:bottom w:val="single" w:sz="12" w:space="0" w:color="auto"/>
              <w:right w:val="single" w:sz="12" w:space="0" w:color="auto"/>
            </w:tcBorders>
          </w:tcPr>
          <w:p w14:paraId="777A6C6B" w14:textId="77777777" w:rsidR="009A3065" w:rsidRPr="009A3065" w:rsidRDefault="009A3065" w:rsidP="009A3065">
            <w:pPr>
              <w:rPr>
                <w:b/>
                <w:bCs/>
                <w:sz w:val="24"/>
                <w:szCs w:val="24"/>
                <w:rtl/>
              </w:rPr>
            </w:pPr>
            <w:r w:rsidRPr="009A3065">
              <w:rPr>
                <w:rFonts w:hint="cs"/>
                <w:b/>
                <w:bCs/>
                <w:sz w:val="24"/>
                <w:szCs w:val="24"/>
                <w:rtl/>
              </w:rPr>
              <w:t xml:space="preserve">בדיקות </w:t>
            </w:r>
            <w:r w:rsidRPr="009A3065">
              <w:rPr>
                <w:b/>
                <w:bCs/>
                <w:sz w:val="24"/>
                <w:szCs w:val="24"/>
              </w:rPr>
              <w:t>UX</w:t>
            </w:r>
          </w:p>
        </w:tc>
        <w:tc>
          <w:tcPr>
            <w:tcW w:w="1227" w:type="dxa"/>
            <w:vMerge/>
            <w:tcBorders>
              <w:left w:val="single" w:sz="12" w:space="0" w:color="auto"/>
              <w:right w:val="single" w:sz="12" w:space="0" w:color="auto"/>
            </w:tcBorders>
          </w:tcPr>
          <w:p w14:paraId="2E9E466C" w14:textId="77777777" w:rsidR="009A3065" w:rsidRDefault="009A3065" w:rsidP="009A3065">
            <w:pPr>
              <w:rPr>
                <w:rtl/>
              </w:rPr>
            </w:pPr>
          </w:p>
        </w:tc>
      </w:tr>
      <w:tr w:rsidR="009A3065" w14:paraId="245A4727" w14:textId="77777777" w:rsidTr="00B87C71">
        <w:trPr>
          <w:trHeight w:val="501"/>
        </w:trPr>
        <w:tc>
          <w:tcPr>
            <w:tcW w:w="1227" w:type="dxa"/>
            <w:tcBorders>
              <w:top w:val="single" w:sz="12" w:space="0" w:color="auto"/>
              <w:left w:val="single" w:sz="12" w:space="0" w:color="auto"/>
              <w:bottom w:val="single" w:sz="12" w:space="0" w:color="auto"/>
              <w:right w:val="single" w:sz="12" w:space="0" w:color="auto"/>
            </w:tcBorders>
          </w:tcPr>
          <w:p w14:paraId="723B21B1" w14:textId="77777777" w:rsidR="009A3065" w:rsidRPr="009A3065" w:rsidRDefault="009A3065" w:rsidP="009A3065">
            <w:pPr>
              <w:rPr>
                <w:b/>
                <w:bCs/>
                <w:sz w:val="24"/>
                <w:szCs w:val="24"/>
                <w:rtl/>
              </w:rPr>
            </w:pPr>
            <w:r w:rsidRPr="009A3065">
              <w:rPr>
                <w:rFonts w:hint="cs"/>
                <w:b/>
                <w:bCs/>
                <w:sz w:val="24"/>
                <w:szCs w:val="24"/>
                <w:rtl/>
              </w:rPr>
              <w:t>11</w:t>
            </w:r>
          </w:p>
        </w:tc>
        <w:tc>
          <w:tcPr>
            <w:tcW w:w="1227" w:type="dxa"/>
            <w:tcBorders>
              <w:top w:val="single" w:sz="12" w:space="0" w:color="auto"/>
              <w:left w:val="single" w:sz="12" w:space="0" w:color="auto"/>
              <w:bottom w:val="single" w:sz="12" w:space="0" w:color="auto"/>
              <w:right w:val="single" w:sz="12" w:space="0" w:color="auto"/>
            </w:tcBorders>
          </w:tcPr>
          <w:p w14:paraId="61887A83" w14:textId="77777777" w:rsidR="009A3065" w:rsidRPr="009A3065" w:rsidRDefault="009A3065" w:rsidP="009A3065">
            <w:pPr>
              <w:rPr>
                <w:b/>
                <w:bCs/>
                <w:sz w:val="24"/>
                <w:szCs w:val="24"/>
                <w:rtl/>
              </w:rPr>
            </w:pPr>
            <w:r w:rsidRPr="009A3065">
              <w:rPr>
                <w:rFonts w:hint="cs"/>
                <w:b/>
                <w:bCs/>
                <w:sz w:val="24"/>
                <w:szCs w:val="24"/>
                <w:rtl/>
              </w:rPr>
              <w:t xml:space="preserve">בדיקות </w:t>
            </w:r>
            <w:r w:rsidRPr="009A3065">
              <w:rPr>
                <w:b/>
                <w:bCs/>
                <w:sz w:val="24"/>
                <w:szCs w:val="24"/>
              </w:rPr>
              <w:t>UI</w:t>
            </w:r>
          </w:p>
        </w:tc>
        <w:tc>
          <w:tcPr>
            <w:tcW w:w="1227" w:type="dxa"/>
            <w:vMerge/>
            <w:tcBorders>
              <w:left w:val="single" w:sz="12" w:space="0" w:color="auto"/>
              <w:bottom w:val="single" w:sz="12" w:space="0" w:color="auto"/>
              <w:right w:val="single" w:sz="12" w:space="0" w:color="auto"/>
            </w:tcBorders>
          </w:tcPr>
          <w:p w14:paraId="4BD0CD21" w14:textId="77777777" w:rsidR="009A3065" w:rsidRDefault="009A3065" w:rsidP="009A3065">
            <w:pPr>
              <w:rPr>
                <w:rtl/>
              </w:rPr>
            </w:pPr>
          </w:p>
        </w:tc>
      </w:tr>
    </w:tbl>
    <w:p w14:paraId="366866AE" w14:textId="77777777" w:rsidR="00712738" w:rsidRDefault="00712738" w:rsidP="00712738">
      <w:pPr>
        <w:rPr>
          <w:rtl/>
        </w:rPr>
      </w:pPr>
      <w:r>
        <w:t xml:space="preserve">              </w:t>
      </w:r>
    </w:p>
    <w:p w14:paraId="5E37EDF0" w14:textId="77777777" w:rsidR="00712738" w:rsidRPr="00712738" w:rsidRDefault="00712738" w:rsidP="00712738">
      <w:pPr>
        <w:rPr>
          <w:rtl/>
        </w:rPr>
      </w:pPr>
    </w:p>
    <w:p w14:paraId="22AFEA07" w14:textId="77777777" w:rsidR="00712738" w:rsidRDefault="00712738" w:rsidP="00712738">
      <w:pPr>
        <w:jc w:val="right"/>
        <w:rPr>
          <w:rtl/>
        </w:rPr>
      </w:pPr>
    </w:p>
    <w:p w14:paraId="51B1E037" w14:textId="77777777" w:rsidR="00712738" w:rsidRPr="00712738" w:rsidRDefault="00712738" w:rsidP="00712738">
      <w:pPr>
        <w:rPr>
          <w:rtl/>
        </w:rPr>
      </w:pPr>
      <w:r>
        <w:t xml:space="preserve">                     </w:t>
      </w:r>
    </w:p>
    <w:p w14:paraId="2FF3775F" w14:textId="77777777" w:rsidR="00320DE9" w:rsidRPr="00927219" w:rsidRDefault="00320DE9" w:rsidP="00927219">
      <w:pPr>
        <w:pStyle w:val="5"/>
        <w:rPr>
          <w:rtl/>
        </w:rPr>
      </w:pPr>
    </w:p>
    <w:p w14:paraId="2A3745BD" w14:textId="77777777" w:rsidR="00320DE9" w:rsidRPr="00927219" w:rsidRDefault="00320DE9" w:rsidP="00927219">
      <w:pPr>
        <w:pStyle w:val="5"/>
        <w:rPr>
          <w:rtl/>
        </w:rPr>
      </w:pPr>
    </w:p>
    <w:p w14:paraId="257B2F6A" w14:textId="77777777" w:rsidR="00320DE9" w:rsidRPr="00927219" w:rsidRDefault="00320DE9" w:rsidP="00927219">
      <w:pPr>
        <w:pStyle w:val="5"/>
        <w:rPr>
          <w:rtl/>
        </w:rPr>
      </w:pPr>
    </w:p>
    <w:p w14:paraId="01D6C17D" w14:textId="77777777" w:rsidR="00320DE9" w:rsidRDefault="00320DE9" w:rsidP="00320DE9">
      <w:pPr>
        <w:rPr>
          <w:rtl/>
        </w:rPr>
      </w:pPr>
    </w:p>
    <w:p w14:paraId="26C992EE" w14:textId="77777777" w:rsidR="00320DE9" w:rsidRDefault="00320DE9" w:rsidP="00320DE9">
      <w:pPr>
        <w:rPr>
          <w:rtl/>
        </w:rPr>
      </w:pPr>
    </w:p>
    <w:p w14:paraId="1E1688FC" w14:textId="77777777" w:rsidR="00320DE9" w:rsidRDefault="00320DE9" w:rsidP="00320DE9">
      <w:pPr>
        <w:rPr>
          <w:rtl/>
        </w:rPr>
      </w:pPr>
    </w:p>
    <w:p w14:paraId="6191F1D4" w14:textId="77777777" w:rsidR="00F16B93" w:rsidRDefault="00F16B93" w:rsidP="001408CD">
      <w:pPr>
        <w:rPr>
          <w:sz w:val="32"/>
          <w:szCs w:val="32"/>
          <w:rtl/>
        </w:rPr>
      </w:pPr>
    </w:p>
    <w:p w14:paraId="36F73A64" w14:textId="77777777" w:rsidR="00F16B93" w:rsidRDefault="00F16B93" w:rsidP="001408CD">
      <w:pPr>
        <w:rPr>
          <w:sz w:val="32"/>
          <w:szCs w:val="32"/>
          <w:rtl/>
        </w:rPr>
      </w:pPr>
    </w:p>
    <w:p w14:paraId="4587E924" w14:textId="77777777" w:rsidR="00021B1A" w:rsidRDefault="00021B1A" w:rsidP="001408CD">
      <w:pPr>
        <w:rPr>
          <w:sz w:val="32"/>
          <w:szCs w:val="32"/>
          <w:rtl/>
        </w:rPr>
      </w:pPr>
    </w:p>
    <w:p w14:paraId="0A07E99E" w14:textId="77777777" w:rsidR="00021B1A" w:rsidRDefault="00021B1A" w:rsidP="00021B1A">
      <w:pPr>
        <w:pStyle w:val="1"/>
        <w:rPr>
          <w:b/>
          <w:bCs/>
          <w:color w:val="auto"/>
          <w:u w:val="single"/>
          <w:rtl/>
        </w:rPr>
      </w:pPr>
      <w:r w:rsidRPr="00021B1A">
        <w:rPr>
          <w:rFonts w:hint="cs"/>
          <w:b/>
          <w:bCs/>
          <w:color w:val="auto"/>
          <w:u w:val="single"/>
          <w:rtl/>
        </w:rPr>
        <w:lastRenderedPageBreak/>
        <w:t>חומרת הבאגים שנמצאו:</w:t>
      </w:r>
    </w:p>
    <w:p w14:paraId="6C99F636" w14:textId="77777777" w:rsidR="00021B1A" w:rsidRPr="00021B1A" w:rsidRDefault="00021B1A" w:rsidP="00021B1A">
      <w:pPr>
        <w:rPr>
          <w:rtl/>
        </w:rPr>
      </w:pPr>
    </w:p>
    <w:tbl>
      <w:tblPr>
        <w:tblStyle w:val="af7"/>
        <w:bidiVisual/>
        <w:tblW w:w="7938" w:type="dxa"/>
        <w:tblInd w:w="-650" w:type="dxa"/>
        <w:tblLook w:val="04A0" w:firstRow="1" w:lastRow="0" w:firstColumn="1" w:lastColumn="0" w:noHBand="0" w:noVBand="1"/>
      </w:tblPr>
      <w:tblGrid>
        <w:gridCol w:w="3969"/>
        <w:gridCol w:w="3969"/>
      </w:tblGrid>
      <w:tr w:rsidR="0068710F" w14:paraId="701BBE77" w14:textId="77777777" w:rsidTr="00021B1A">
        <w:trPr>
          <w:trHeight w:val="744"/>
        </w:trPr>
        <w:tc>
          <w:tcPr>
            <w:tcW w:w="3969" w:type="dxa"/>
          </w:tcPr>
          <w:p w14:paraId="69876F13" w14:textId="77777777" w:rsidR="0068710F" w:rsidRPr="0068710F" w:rsidRDefault="0068710F" w:rsidP="001408CD">
            <w:pPr>
              <w:rPr>
                <w:b/>
                <w:bCs/>
                <w:sz w:val="36"/>
                <w:szCs w:val="36"/>
                <w:u w:val="single"/>
                <w:rtl/>
              </w:rPr>
            </w:pPr>
            <w:r w:rsidRPr="0068710F">
              <w:rPr>
                <w:rFonts w:hint="cs"/>
                <w:b/>
                <w:bCs/>
                <w:sz w:val="36"/>
                <w:szCs w:val="36"/>
                <w:u w:val="single"/>
                <w:rtl/>
              </w:rPr>
              <w:t>חומרת הבאג</w:t>
            </w:r>
          </w:p>
        </w:tc>
        <w:tc>
          <w:tcPr>
            <w:tcW w:w="3969" w:type="dxa"/>
          </w:tcPr>
          <w:p w14:paraId="0BBD16AE" w14:textId="77777777" w:rsidR="0068710F" w:rsidRPr="0068710F" w:rsidRDefault="0068710F" w:rsidP="001408CD">
            <w:pPr>
              <w:rPr>
                <w:b/>
                <w:bCs/>
                <w:sz w:val="36"/>
                <w:szCs w:val="36"/>
                <w:u w:val="single"/>
                <w:rtl/>
              </w:rPr>
            </w:pPr>
            <w:r w:rsidRPr="0068710F">
              <w:rPr>
                <w:rFonts w:hint="cs"/>
                <w:b/>
                <w:bCs/>
                <w:sz w:val="36"/>
                <w:szCs w:val="36"/>
                <w:u w:val="single"/>
                <w:rtl/>
              </w:rPr>
              <w:t>מספר הבאגים</w:t>
            </w:r>
          </w:p>
        </w:tc>
      </w:tr>
      <w:tr w:rsidR="0068710F" w14:paraId="03B67228" w14:textId="77777777" w:rsidTr="00021B1A">
        <w:trPr>
          <w:trHeight w:val="762"/>
        </w:trPr>
        <w:tc>
          <w:tcPr>
            <w:tcW w:w="3969" w:type="dxa"/>
          </w:tcPr>
          <w:p w14:paraId="7366D057" w14:textId="77777777" w:rsidR="0068710F" w:rsidRPr="0068710F" w:rsidRDefault="0068710F" w:rsidP="00021B1A">
            <w:pPr>
              <w:jc w:val="center"/>
              <w:rPr>
                <w:b/>
                <w:bCs/>
                <w:sz w:val="36"/>
                <w:szCs w:val="36"/>
                <w:rtl/>
              </w:rPr>
            </w:pPr>
            <w:r w:rsidRPr="0068710F">
              <w:rPr>
                <w:rFonts w:hint="cs"/>
                <w:b/>
                <w:bCs/>
                <w:color w:val="EE0000"/>
                <w:sz w:val="36"/>
                <w:szCs w:val="36"/>
                <w:rtl/>
              </w:rPr>
              <w:t>עוצר עבודה</w:t>
            </w:r>
          </w:p>
        </w:tc>
        <w:tc>
          <w:tcPr>
            <w:tcW w:w="3969" w:type="dxa"/>
          </w:tcPr>
          <w:p w14:paraId="4A539636" w14:textId="77777777" w:rsidR="0068710F" w:rsidRPr="0068710F" w:rsidRDefault="0068710F" w:rsidP="00021B1A">
            <w:pPr>
              <w:jc w:val="center"/>
              <w:rPr>
                <w:b/>
                <w:bCs/>
                <w:sz w:val="36"/>
                <w:szCs w:val="36"/>
                <w:rtl/>
              </w:rPr>
            </w:pPr>
            <w:r w:rsidRPr="0068710F">
              <w:rPr>
                <w:rFonts w:hint="cs"/>
                <w:b/>
                <w:bCs/>
                <w:sz w:val="36"/>
                <w:szCs w:val="36"/>
                <w:rtl/>
              </w:rPr>
              <w:t>0</w:t>
            </w:r>
          </w:p>
        </w:tc>
      </w:tr>
      <w:tr w:rsidR="0068710F" w14:paraId="3FFB182F" w14:textId="77777777" w:rsidTr="00021B1A">
        <w:trPr>
          <w:trHeight w:val="744"/>
        </w:trPr>
        <w:tc>
          <w:tcPr>
            <w:tcW w:w="3969" w:type="dxa"/>
          </w:tcPr>
          <w:p w14:paraId="09462886" w14:textId="77777777" w:rsidR="0068710F" w:rsidRPr="0068710F" w:rsidRDefault="0068710F" w:rsidP="00021B1A">
            <w:pPr>
              <w:jc w:val="center"/>
              <w:rPr>
                <w:b/>
                <w:bCs/>
                <w:sz w:val="36"/>
                <w:szCs w:val="36"/>
                <w:rtl/>
              </w:rPr>
            </w:pPr>
            <w:r w:rsidRPr="0068710F">
              <w:rPr>
                <w:rFonts w:hint="cs"/>
                <w:b/>
                <w:bCs/>
                <w:color w:val="C00000"/>
                <w:sz w:val="36"/>
                <w:szCs w:val="36"/>
                <w:rtl/>
              </w:rPr>
              <w:t>קריטי</w:t>
            </w:r>
          </w:p>
        </w:tc>
        <w:tc>
          <w:tcPr>
            <w:tcW w:w="3969" w:type="dxa"/>
          </w:tcPr>
          <w:p w14:paraId="638D54CD" w14:textId="77777777" w:rsidR="0068710F" w:rsidRPr="0068710F" w:rsidRDefault="0068710F" w:rsidP="00021B1A">
            <w:pPr>
              <w:jc w:val="center"/>
              <w:rPr>
                <w:b/>
                <w:bCs/>
                <w:sz w:val="36"/>
                <w:szCs w:val="36"/>
                <w:rtl/>
              </w:rPr>
            </w:pPr>
            <w:r w:rsidRPr="0068710F">
              <w:rPr>
                <w:rFonts w:hint="cs"/>
                <w:b/>
                <w:bCs/>
                <w:sz w:val="36"/>
                <w:szCs w:val="36"/>
                <w:rtl/>
              </w:rPr>
              <w:t>0</w:t>
            </w:r>
          </w:p>
        </w:tc>
      </w:tr>
      <w:tr w:rsidR="0068710F" w14:paraId="35E7003C" w14:textId="77777777" w:rsidTr="00021B1A">
        <w:trPr>
          <w:trHeight w:val="798"/>
        </w:trPr>
        <w:tc>
          <w:tcPr>
            <w:tcW w:w="3969" w:type="dxa"/>
          </w:tcPr>
          <w:p w14:paraId="1EDBA981" w14:textId="77777777" w:rsidR="0068710F" w:rsidRPr="0068710F" w:rsidRDefault="0068710F" w:rsidP="00021B1A">
            <w:pPr>
              <w:jc w:val="center"/>
              <w:rPr>
                <w:b/>
                <w:bCs/>
                <w:sz w:val="36"/>
                <w:szCs w:val="36"/>
                <w:rtl/>
              </w:rPr>
            </w:pPr>
            <w:r w:rsidRPr="0068710F">
              <w:rPr>
                <w:rFonts w:hint="cs"/>
                <w:b/>
                <w:bCs/>
                <w:color w:val="2F5496" w:themeColor="accent1" w:themeShade="BF"/>
                <w:sz w:val="36"/>
                <w:szCs w:val="36"/>
                <w:rtl/>
              </w:rPr>
              <w:t>מג</w:t>
            </w:r>
            <w:r w:rsidRPr="0068710F">
              <w:rPr>
                <w:b/>
                <w:bCs/>
                <w:color w:val="2F5496" w:themeColor="accent1" w:themeShade="BF"/>
                <w:sz w:val="36"/>
                <w:szCs w:val="36"/>
              </w:rPr>
              <w:t>'</w:t>
            </w:r>
            <w:r w:rsidRPr="0068710F">
              <w:rPr>
                <w:rFonts w:hint="cs"/>
                <w:b/>
                <w:bCs/>
                <w:color w:val="2F5496" w:themeColor="accent1" w:themeShade="BF"/>
                <w:sz w:val="36"/>
                <w:szCs w:val="36"/>
                <w:rtl/>
              </w:rPr>
              <w:t>ורי</w:t>
            </w:r>
          </w:p>
        </w:tc>
        <w:tc>
          <w:tcPr>
            <w:tcW w:w="3969" w:type="dxa"/>
          </w:tcPr>
          <w:p w14:paraId="6C0278F3" w14:textId="77777777" w:rsidR="0068710F" w:rsidRPr="0068710F" w:rsidRDefault="00021B1A" w:rsidP="00021B1A">
            <w:pPr>
              <w:jc w:val="center"/>
              <w:rPr>
                <w:b/>
                <w:bCs/>
                <w:sz w:val="36"/>
                <w:szCs w:val="36"/>
                <w:rtl/>
              </w:rPr>
            </w:pPr>
            <w:r>
              <w:rPr>
                <w:rFonts w:hint="cs"/>
                <w:b/>
                <w:bCs/>
                <w:sz w:val="36"/>
                <w:szCs w:val="36"/>
                <w:rtl/>
              </w:rPr>
              <w:t>5</w:t>
            </w:r>
          </w:p>
        </w:tc>
      </w:tr>
      <w:tr w:rsidR="0068710F" w14:paraId="385663D0" w14:textId="77777777" w:rsidTr="00021B1A">
        <w:trPr>
          <w:trHeight w:val="762"/>
        </w:trPr>
        <w:tc>
          <w:tcPr>
            <w:tcW w:w="3969" w:type="dxa"/>
          </w:tcPr>
          <w:p w14:paraId="7A00BE4F" w14:textId="77777777" w:rsidR="0068710F" w:rsidRPr="0068710F" w:rsidRDefault="0068710F" w:rsidP="00021B1A">
            <w:pPr>
              <w:jc w:val="center"/>
              <w:rPr>
                <w:b/>
                <w:bCs/>
                <w:sz w:val="36"/>
                <w:szCs w:val="36"/>
                <w:rtl/>
              </w:rPr>
            </w:pPr>
            <w:r w:rsidRPr="0068710F">
              <w:rPr>
                <w:rFonts w:hint="cs"/>
                <w:b/>
                <w:bCs/>
                <w:color w:val="FFC000"/>
                <w:sz w:val="36"/>
                <w:szCs w:val="36"/>
                <w:rtl/>
              </w:rPr>
              <w:t>מינורי</w:t>
            </w:r>
          </w:p>
        </w:tc>
        <w:tc>
          <w:tcPr>
            <w:tcW w:w="3969" w:type="dxa"/>
          </w:tcPr>
          <w:p w14:paraId="0991C59A" w14:textId="77777777" w:rsidR="0068710F" w:rsidRPr="0068710F" w:rsidRDefault="00021B1A" w:rsidP="00021B1A">
            <w:pPr>
              <w:jc w:val="center"/>
              <w:rPr>
                <w:b/>
                <w:bCs/>
                <w:sz w:val="36"/>
                <w:szCs w:val="36"/>
                <w:rtl/>
              </w:rPr>
            </w:pPr>
            <w:r>
              <w:rPr>
                <w:rFonts w:hint="cs"/>
                <w:b/>
                <w:bCs/>
                <w:sz w:val="36"/>
                <w:szCs w:val="36"/>
                <w:rtl/>
              </w:rPr>
              <w:t>2</w:t>
            </w:r>
          </w:p>
        </w:tc>
      </w:tr>
      <w:tr w:rsidR="0068710F" w14:paraId="4B44F488" w14:textId="77777777" w:rsidTr="00021B1A">
        <w:trPr>
          <w:trHeight w:val="744"/>
        </w:trPr>
        <w:tc>
          <w:tcPr>
            <w:tcW w:w="3969" w:type="dxa"/>
          </w:tcPr>
          <w:p w14:paraId="653FE53F" w14:textId="77777777" w:rsidR="0068710F" w:rsidRPr="0068710F" w:rsidRDefault="0068710F" w:rsidP="00021B1A">
            <w:pPr>
              <w:jc w:val="center"/>
              <w:rPr>
                <w:b/>
                <w:bCs/>
                <w:color w:val="00B050"/>
                <w:sz w:val="36"/>
                <w:szCs w:val="36"/>
                <w:rtl/>
              </w:rPr>
            </w:pPr>
            <w:r w:rsidRPr="0068710F">
              <w:rPr>
                <w:rFonts w:hint="cs"/>
                <w:b/>
                <w:bCs/>
                <w:color w:val="00B050"/>
                <w:sz w:val="36"/>
                <w:szCs w:val="36"/>
                <w:rtl/>
              </w:rPr>
              <w:t>נמוך מאוד</w:t>
            </w:r>
          </w:p>
        </w:tc>
        <w:tc>
          <w:tcPr>
            <w:tcW w:w="3969" w:type="dxa"/>
          </w:tcPr>
          <w:p w14:paraId="5F4A950D" w14:textId="77777777" w:rsidR="0068710F" w:rsidRPr="0068710F" w:rsidRDefault="00021B1A" w:rsidP="00021B1A">
            <w:pPr>
              <w:jc w:val="center"/>
              <w:rPr>
                <w:b/>
                <w:bCs/>
                <w:sz w:val="36"/>
                <w:szCs w:val="36"/>
                <w:rtl/>
              </w:rPr>
            </w:pPr>
            <w:r>
              <w:rPr>
                <w:rFonts w:hint="cs"/>
                <w:b/>
                <w:bCs/>
                <w:sz w:val="36"/>
                <w:szCs w:val="36"/>
                <w:rtl/>
              </w:rPr>
              <w:t>2</w:t>
            </w:r>
          </w:p>
        </w:tc>
      </w:tr>
    </w:tbl>
    <w:p w14:paraId="2F65D2F5" w14:textId="77777777" w:rsidR="00615335" w:rsidRDefault="00615335" w:rsidP="001408CD">
      <w:pPr>
        <w:rPr>
          <w:sz w:val="32"/>
          <w:szCs w:val="32"/>
          <w:rtl/>
        </w:rPr>
      </w:pPr>
    </w:p>
    <w:p w14:paraId="705ADAC4" w14:textId="77777777" w:rsidR="00615335" w:rsidRDefault="00615335" w:rsidP="001408CD">
      <w:pPr>
        <w:rPr>
          <w:sz w:val="32"/>
          <w:szCs w:val="32"/>
          <w:rtl/>
        </w:rPr>
      </w:pPr>
    </w:p>
    <w:p w14:paraId="68878245" w14:textId="77777777" w:rsidR="0068710F" w:rsidRDefault="0068710F" w:rsidP="001408CD">
      <w:pPr>
        <w:rPr>
          <w:sz w:val="32"/>
          <w:szCs w:val="32"/>
          <w:rtl/>
        </w:rPr>
      </w:pPr>
    </w:p>
    <w:p w14:paraId="319D6EA7" w14:textId="77777777" w:rsidR="0068710F" w:rsidRDefault="0068710F" w:rsidP="001408CD">
      <w:pPr>
        <w:rPr>
          <w:sz w:val="32"/>
          <w:szCs w:val="32"/>
          <w:rtl/>
        </w:rPr>
      </w:pPr>
    </w:p>
    <w:p w14:paraId="7FAAD17C" w14:textId="77777777" w:rsidR="00615335" w:rsidRDefault="00615335" w:rsidP="001408CD">
      <w:pPr>
        <w:rPr>
          <w:sz w:val="32"/>
          <w:szCs w:val="32"/>
          <w:rtl/>
        </w:rPr>
      </w:pPr>
    </w:p>
    <w:p w14:paraId="57337390" w14:textId="77777777" w:rsidR="00615335" w:rsidRDefault="00615335" w:rsidP="001408CD">
      <w:pPr>
        <w:rPr>
          <w:sz w:val="32"/>
          <w:szCs w:val="32"/>
          <w:rtl/>
        </w:rPr>
      </w:pPr>
    </w:p>
    <w:p w14:paraId="6BE53C58" w14:textId="77777777" w:rsidR="00615335" w:rsidRDefault="00615335" w:rsidP="001408CD">
      <w:pPr>
        <w:rPr>
          <w:sz w:val="32"/>
          <w:szCs w:val="32"/>
          <w:rtl/>
        </w:rPr>
      </w:pPr>
    </w:p>
    <w:p w14:paraId="5448DE6C" w14:textId="77777777" w:rsidR="00615335" w:rsidRDefault="00615335" w:rsidP="001408CD">
      <w:pPr>
        <w:rPr>
          <w:sz w:val="32"/>
          <w:szCs w:val="32"/>
          <w:rtl/>
        </w:rPr>
      </w:pPr>
    </w:p>
    <w:p w14:paraId="0A89C927" w14:textId="77777777" w:rsidR="00615335" w:rsidRDefault="00615335" w:rsidP="001408CD">
      <w:pPr>
        <w:rPr>
          <w:sz w:val="32"/>
          <w:szCs w:val="32"/>
          <w:rtl/>
        </w:rPr>
      </w:pPr>
    </w:p>
    <w:p w14:paraId="62F69091" w14:textId="77777777" w:rsidR="00021B1A" w:rsidRDefault="00021B1A" w:rsidP="001408CD">
      <w:pPr>
        <w:rPr>
          <w:sz w:val="32"/>
          <w:szCs w:val="32"/>
          <w:rtl/>
        </w:rPr>
      </w:pPr>
    </w:p>
    <w:p w14:paraId="2814FBBF" w14:textId="77777777" w:rsidR="00615335" w:rsidRDefault="00615335" w:rsidP="001408CD">
      <w:pPr>
        <w:rPr>
          <w:sz w:val="32"/>
          <w:szCs w:val="32"/>
          <w:rtl/>
        </w:rPr>
      </w:pPr>
    </w:p>
    <w:p w14:paraId="480A8589" w14:textId="77777777" w:rsidR="00615335" w:rsidRDefault="00615335" w:rsidP="001408CD">
      <w:pPr>
        <w:rPr>
          <w:sz w:val="32"/>
          <w:szCs w:val="32"/>
          <w:rtl/>
        </w:rPr>
      </w:pPr>
    </w:p>
    <w:p w14:paraId="56B1A69E" w14:textId="77777777" w:rsidR="00F16B93" w:rsidRPr="00F16B93" w:rsidRDefault="00F16B93" w:rsidP="00F16B93">
      <w:pPr>
        <w:pStyle w:val="a3"/>
        <w:rPr>
          <w:sz w:val="56"/>
          <w:szCs w:val="56"/>
          <w:rtl/>
        </w:rPr>
      </w:pPr>
      <w:r w:rsidRPr="00F16B93">
        <w:rPr>
          <w:rFonts w:hint="cs"/>
          <w:sz w:val="56"/>
          <w:szCs w:val="56"/>
          <w:rtl/>
        </w:rPr>
        <w:lastRenderedPageBreak/>
        <w:t>מסקנות</w:t>
      </w:r>
    </w:p>
    <w:p w14:paraId="7851F108" w14:textId="77777777" w:rsidR="00BF7506" w:rsidRPr="00BF7506" w:rsidRDefault="00BF7506" w:rsidP="00BF7506">
      <w:pPr>
        <w:pStyle w:val="1"/>
        <w:rPr>
          <w:b/>
          <w:bCs/>
          <w:color w:val="000000" w:themeColor="text1"/>
          <w:sz w:val="36"/>
          <w:szCs w:val="36"/>
        </w:rPr>
      </w:pPr>
      <w:r w:rsidRPr="00BF7506">
        <w:rPr>
          <w:b/>
          <w:bCs/>
          <w:color w:val="000000" w:themeColor="text1"/>
          <w:sz w:val="36"/>
          <w:szCs w:val="36"/>
          <w:rtl/>
        </w:rPr>
        <w:t xml:space="preserve">בדיקות המערכת בוצעו באמצעות </w:t>
      </w:r>
      <w:r w:rsidRPr="00AD1CCA">
        <w:rPr>
          <w:b/>
          <w:bCs/>
          <w:color w:val="000000" w:themeColor="text1"/>
          <w:sz w:val="36"/>
          <w:szCs w:val="36"/>
          <w:u w:val="single"/>
          <w:rtl/>
        </w:rPr>
        <w:t>מחשב נייד</w:t>
      </w:r>
      <w:r w:rsidRPr="00BF7506">
        <w:rPr>
          <w:b/>
          <w:bCs/>
          <w:color w:val="000000" w:themeColor="text1"/>
          <w:sz w:val="36"/>
          <w:szCs w:val="36"/>
          <w:rtl/>
        </w:rPr>
        <w:t xml:space="preserve"> הפועל על מערכת הפעלה</w:t>
      </w:r>
      <w:r w:rsidRPr="00BF7506">
        <w:rPr>
          <w:b/>
          <w:bCs/>
          <w:color w:val="000000" w:themeColor="text1"/>
          <w:sz w:val="36"/>
          <w:szCs w:val="36"/>
        </w:rPr>
        <w:t xml:space="preserve"> </w:t>
      </w:r>
      <w:r w:rsidRPr="00AD1CCA">
        <w:rPr>
          <w:b/>
          <w:bCs/>
          <w:color w:val="000000" w:themeColor="text1"/>
          <w:sz w:val="36"/>
          <w:szCs w:val="36"/>
          <w:u w:val="single"/>
        </w:rPr>
        <w:t>Windows 11</w:t>
      </w:r>
      <w:r w:rsidRPr="00BF7506">
        <w:rPr>
          <w:b/>
          <w:bCs/>
          <w:color w:val="000000" w:themeColor="text1"/>
          <w:sz w:val="36"/>
          <w:szCs w:val="36"/>
        </w:rPr>
        <w:t xml:space="preserve"> </w:t>
      </w:r>
      <w:r w:rsidRPr="00BF7506">
        <w:rPr>
          <w:b/>
          <w:bCs/>
          <w:color w:val="000000" w:themeColor="text1"/>
          <w:sz w:val="36"/>
          <w:szCs w:val="36"/>
          <w:rtl/>
        </w:rPr>
        <w:t xml:space="preserve">במהלך הפרויקט נבדקו שני אזורי בדיקה עיקריים באתר שופרסל אונליין: </w:t>
      </w:r>
      <w:r w:rsidRPr="00BF7506">
        <w:rPr>
          <w:b/>
          <w:bCs/>
          <w:color w:val="000000" w:themeColor="text1"/>
          <w:sz w:val="36"/>
          <w:szCs w:val="36"/>
          <w:u w:val="single"/>
          <w:rtl/>
        </w:rPr>
        <w:t>אזור הכניסה האישי ואזור סל הקניות</w:t>
      </w:r>
      <w:r w:rsidRPr="00BF7506">
        <w:rPr>
          <w:b/>
          <w:bCs/>
          <w:color w:val="000000" w:themeColor="text1"/>
          <w:sz w:val="36"/>
          <w:szCs w:val="36"/>
          <w:rtl/>
        </w:rPr>
        <w:t xml:space="preserve">. תהליך הבדיקות כלל מגוון סוגי בדיקות, ביניהן בדיקות פונקציונאליות חיוביות ושליליות, בדיקות גבולות קצה, בדיקות תאימות, בדיקות נגישות </w:t>
      </w:r>
      <w:r>
        <w:rPr>
          <w:rFonts w:hint="cs"/>
          <w:b/>
          <w:bCs/>
          <w:color w:val="000000" w:themeColor="text1"/>
          <w:sz w:val="36"/>
          <w:szCs w:val="36"/>
          <w:rtl/>
        </w:rPr>
        <w:t>ובדיקות</w:t>
      </w:r>
      <w:r>
        <w:rPr>
          <w:b/>
          <w:bCs/>
          <w:color w:val="000000" w:themeColor="text1"/>
          <w:sz w:val="36"/>
          <w:szCs w:val="36"/>
        </w:rPr>
        <w:t>UI</w:t>
      </w:r>
      <w:r>
        <w:rPr>
          <w:rFonts w:hint="cs"/>
          <w:b/>
          <w:bCs/>
          <w:color w:val="000000" w:themeColor="text1"/>
          <w:sz w:val="36"/>
          <w:szCs w:val="36"/>
          <w:rtl/>
        </w:rPr>
        <w:t xml:space="preserve"> </w:t>
      </w:r>
      <w:r w:rsidR="00AD1CCA">
        <w:rPr>
          <w:b/>
          <w:bCs/>
          <w:color w:val="000000" w:themeColor="text1"/>
          <w:sz w:val="36"/>
          <w:szCs w:val="36"/>
        </w:rPr>
        <w:t>.</w:t>
      </w:r>
      <w:r>
        <w:rPr>
          <w:b/>
          <w:bCs/>
          <w:color w:val="000000" w:themeColor="text1"/>
          <w:sz w:val="36"/>
          <w:szCs w:val="36"/>
        </w:rPr>
        <w:t xml:space="preserve"> UX</w:t>
      </w:r>
      <w:r w:rsidRPr="00BF7506">
        <w:rPr>
          <w:b/>
          <w:bCs/>
          <w:color w:val="000000" w:themeColor="text1"/>
          <w:sz w:val="36"/>
          <w:szCs w:val="36"/>
          <w:rtl/>
        </w:rPr>
        <w:t>ממצאי הבדיקות מצביעים על כך שהמערכת פועלת באופן תקין ברוב התרחישים שנבדקו, אך נמצאו באגים, בעיקר בתחומי ה־</w:t>
      </w:r>
      <w:r w:rsidRPr="00BF7506">
        <w:rPr>
          <w:b/>
          <w:bCs/>
          <w:color w:val="000000" w:themeColor="text1"/>
          <w:sz w:val="36"/>
          <w:szCs w:val="36"/>
        </w:rPr>
        <w:t xml:space="preserve">UI </w:t>
      </w:r>
      <w:r w:rsidRPr="00BF7506">
        <w:rPr>
          <w:b/>
          <w:bCs/>
          <w:color w:val="000000" w:themeColor="text1"/>
          <w:sz w:val="36"/>
          <w:szCs w:val="36"/>
          <w:rtl/>
        </w:rPr>
        <w:t>וה־</w:t>
      </w:r>
      <w:proofErr w:type="gramStart"/>
      <w:r w:rsidRPr="00BF7506">
        <w:rPr>
          <w:b/>
          <w:bCs/>
          <w:color w:val="000000" w:themeColor="text1"/>
          <w:sz w:val="36"/>
          <w:szCs w:val="36"/>
        </w:rPr>
        <w:t>U</w:t>
      </w:r>
      <w:r w:rsidR="00AD1CCA">
        <w:rPr>
          <w:b/>
          <w:bCs/>
          <w:color w:val="000000" w:themeColor="text1"/>
          <w:sz w:val="36"/>
          <w:szCs w:val="36"/>
        </w:rPr>
        <w:t>X</w:t>
      </w:r>
      <w:r w:rsidRPr="00BF7506">
        <w:rPr>
          <w:b/>
          <w:bCs/>
          <w:color w:val="000000" w:themeColor="text1"/>
          <w:sz w:val="36"/>
          <w:szCs w:val="36"/>
        </w:rPr>
        <w:t xml:space="preserve"> </w:t>
      </w:r>
      <w:r w:rsidR="00AD1CCA">
        <w:rPr>
          <w:rFonts w:hint="cs"/>
          <w:b/>
          <w:bCs/>
          <w:color w:val="000000" w:themeColor="text1"/>
          <w:sz w:val="36"/>
          <w:szCs w:val="36"/>
          <w:rtl/>
        </w:rPr>
        <w:t xml:space="preserve"> </w:t>
      </w:r>
      <w:r w:rsidRPr="00BF7506">
        <w:rPr>
          <w:b/>
          <w:bCs/>
          <w:color w:val="000000" w:themeColor="text1"/>
          <w:sz w:val="36"/>
          <w:szCs w:val="36"/>
          <w:rtl/>
        </w:rPr>
        <w:t>אשר</w:t>
      </w:r>
      <w:proofErr w:type="gramEnd"/>
      <w:r w:rsidRPr="00BF7506">
        <w:rPr>
          <w:b/>
          <w:bCs/>
          <w:color w:val="000000" w:themeColor="text1"/>
          <w:sz w:val="36"/>
          <w:szCs w:val="36"/>
          <w:rtl/>
        </w:rPr>
        <w:t xml:space="preserve"> עשויים להשפיע על חוויית המשתמש</w:t>
      </w:r>
      <w:r w:rsidRPr="00BF7506">
        <w:rPr>
          <w:b/>
          <w:bCs/>
          <w:color w:val="000000" w:themeColor="text1"/>
          <w:sz w:val="36"/>
          <w:szCs w:val="36"/>
        </w:rPr>
        <w:t>.</w:t>
      </w:r>
    </w:p>
    <w:p w14:paraId="7A98C6D9" w14:textId="77777777" w:rsidR="00F16B93" w:rsidRDefault="00F16B93" w:rsidP="00F16B93">
      <w:pPr>
        <w:rPr>
          <w:rtl/>
        </w:rPr>
      </w:pPr>
    </w:p>
    <w:p w14:paraId="52117847" w14:textId="77777777" w:rsidR="00F16B93" w:rsidRDefault="00F16B93" w:rsidP="00F16B93">
      <w:pPr>
        <w:pStyle w:val="a3"/>
        <w:rPr>
          <w:sz w:val="56"/>
          <w:szCs w:val="56"/>
          <w:rtl/>
        </w:rPr>
      </w:pPr>
      <w:r w:rsidRPr="00F16B93">
        <w:rPr>
          <w:rFonts w:hint="cs"/>
          <w:sz w:val="56"/>
          <w:szCs w:val="56"/>
          <w:rtl/>
        </w:rPr>
        <w:t>המלצות</w:t>
      </w:r>
    </w:p>
    <w:p w14:paraId="034028F8" w14:textId="77777777" w:rsidR="00592F58" w:rsidRDefault="00AD1CCA" w:rsidP="0029124E">
      <w:pPr>
        <w:pStyle w:val="1"/>
        <w:rPr>
          <w:b/>
          <w:bCs/>
          <w:color w:val="000000" w:themeColor="text1"/>
          <w:sz w:val="36"/>
          <w:szCs w:val="36"/>
          <w:rtl/>
        </w:rPr>
      </w:pPr>
      <w:r w:rsidRPr="00AD1CCA">
        <w:rPr>
          <w:b/>
          <w:bCs/>
          <w:color w:val="000000" w:themeColor="text1"/>
          <w:sz w:val="36"/>
          <w:szCs w:val="36"/>
          <w:rtl/>
        </w:rPr>
        <w:t>הבדיקות שבוצעו הראו כי הלוגיקה העסקית המרכזית של המערכת יציבה ומתפקדת כמצופה ברוב המקרים</w:t>
      </w:r>
      <w:r w:rsidRPr="00AD1CCA">
        <w:rPr>
          <w:b/>
          <w:bCs/>
          <w:color w:val="000000" w:themeColor="text1"/>
          <w:sz w:val="36"/>
          <w:szCs w:val="36"/>
        </w:rPr>
        <w:t>.</w:t>
      </w:r>
      <w:r w:rsidRPr="00AD1CCA">
        <w:rPr>
          <w:b/>
          <w:bCs/>
          <w:color w:val="000000" w:themeColor="text1"/>
          <w:sz w:val="36"/>
          <w:szCs w:val="36"/>
        </w:rPr>
        <w:br/>
      </w:r>
      <w:r w:rsidRPr="00AD1CCA">
        <w:rPr>
          <w:b/>
          <w:bCs/>
          <w:color w:val="000000" w:themeColor="text1"/>
          <w:sz w:val="36"/>
          <w:szCs w:val="36"/>
          <w:rtl/>
        </w:rPr>
        <w:t>רוב הליקויים שנמצאו אינם קריטיים לפעילות המערכת, אך עלולים לגרום לבלבול או חוסר נוחות למשתמש הקצה</w:t>
      </w:r>
      <w:r w:rsidRPr="00AD1CCA">
        <w:rPr>
          <w:b/>
          <w:bCs/>
          <w:color w:val="000000" w:themeColor="text1"/>
          <w:sz w:val="36"/>
          <w:szCs w:val="36"/>
        </w:rPr>
        <w:t>.</w:t>
      </w:r>
    </w:p>
    <w:p w14:paraId="4F705828" w14:textId="77777777" w:rsidR="00BF7506" w:rsidRPr="00AD1CCA" w:rsidRDefault="00592F58" w:rsidP="00592F58">
      <w:pPr>
        <w:pStyle w:val="1"/>
        <w:rPr>
          <w:b/>
          <w:bCs/>
          <w:color w:val="000000" w:themeColor="text1"/>
          <w:sz w:val="36"/>
          <w:szCs w:val="36"/>
        </w:rPr>
      </w:pPr>
      <w:r w:rsidRPr="00AD1CCA">
        <w:rPr>
          <w:b/>
          <w:bCs/>
          <w:color w:val="000000" w:themeColor="text1"/>
          <w:sz w:val="36"/>
          <w:szCs w:val="36"/>
          <w:rtl/>
        </w:rPr>
        <w:t xml:space="preserve">הבאגים שנמצאו בעיקר בבדיקות </w:t>
      </w:r>
      <w:r w:rsidRPr="00AD1CCA">
        <w:rPr>
          <w:b/>
          <w:bCs/>
          <w:color w:val="000000" w:themeColor="text1"/>
          <w:sz w:val="36"/>
          <w:szCs w:val="36"/>
        </w:rPr>
        <w:t>UX</w:t>
      </w:r>
      <w:r w:rsidRPr="00AD1CCA">
        <w:rPr>
          <w:b/>
          <w:bCs/>
          <w:color w:val="000000" w:themeColor="text1"/>
          <w:sz w:val="36"/>
          <w:szCs w:val="36"/>
          <w:rtl/>
        </w:rPr>
        <w:t xml:space="preserve"> ו-</w:t>
      </w:r>
      <w:r w:rsidRPr="00AD1CCA">
        <w:rPr>
          <w:b/>
          <w:bCs/>
          <w:color w:val="000000" w:themeColor="text1"/>
          <w:sz w:val="36"/>
          <w:szCs w:val="36"/>
        </w:rPr>
        <w:t>UI</w:t>
      </w:r>
      <w:r w:rsidRPr="00AD1CCA">
        <w:rPr>
          <w:b/>
          <w:bCs/>
          <w:color w:val="000000" w:themeColor="text1"/>
          <w:sz w:val="36"/>
          <w:szCs w:val="36"/>
          <w:rtl/>
        </w:rPr>
        <w:t xml:space="preserve"> .</w:t>
      </w:r>
      <w:r w:rsidR="0029124E" w:rsidRPr="0029124E">
        <w:rPr>
          <w:b/>
          <w:bCs/>
          <w:color w:val="000000" w:themeColor="text1"/>
          <w:sz w:val="36"/>
          <w:szCs w:val="36"/>
          <w:rtl/>
        </w:rPr>
        <w:t>ממצאים אלו מצביעים על חשיבות שיפור חוויית המשתמש, באמצעות טיפול ב</w:t>
      </w:r>
      <w:r w:rsidR="0029124E">
        <w:rPr>
          <w:rFonts w:hint="cs"/>
          <w:b/>
          <w:bCs/>
          <w:color w:val="000000" w:themeColor="text1"/>
          <w:sz w:val="36"/>
          <w:szCs w:val="36"/>
          <w:rtl/>
        </w:rPr>
        <w:t>באגים בגרסה הבאה.</w:t>
      </w:r>
      <w:r w:rsidR="0029124E" w:rsidRPr="00AD1CCA">
        <w:rPr>
          <w:b/>
          <w:bCs/>
          <w:color w:val="000000" w:themeColor="text1"/>
          <w:sz w:val="36"/>
          <w:szCs w:val="36"/>
          <w:rtl/>
        </w:rPr>
        <w:t xml:space="preserve"> </w:t>
      </w:r>
      <w:r w:rsidR="00AD1CCA" w:rsidRPr="00AD1CCA">
        <w:rPr>
          <w:b/>
          <w:bCs/>
          <w:color w:val="000000" w:themeColor="text1"/>
          <w:sz w:val="36"/>
          <w:szCs w:val="36"/>
          <w:rtl/>
        </w:rPr>
        <w:t>לאחר יישום התיקונים והשלמת בדיקות רגרסיה, המערכת צפויה לספק חוויית משתמש טובה ויציבה יותר</w:t>
      </w:r>
      <w:r w:rsidR="00AD1CCA" w:rsidRPr="00AD1CCA">
        <w:rPr>
          <w:b/>
          <w:bCs/>
          <w:color w:val="000000" w:themeColor="text1"/>
          <w:sz w:val="36"/>
          <w:szCs w:val="36"/>
        </w:rPr>
        <w:t>.</w:t>
      </w:r>
    </w:p>
    <w:p w14:paraId="23F2DADD" w14:textId="77777777" w:rsidR="00F16B93" w:rsidRDefault="00F16B93" w:rsidP="00F16B93">
      <w:pPr>
        <w:rPr>
          <w:rtl/>
        </w:rPr>
      </w:pPr>
    </w:p>
    <w:p w14:paraId="36C32315" w14:textId="77777777" w:rsidR="00F16B93" w:rsidRDefault="00F16B93" w:rsidP="00F16B93">
      <w:pPr>
        <w:rPr>
          <w:rtl/>
        </w:rPr>
      </w:pPr>
    </w:p>
    <w:p w14:paraId="7725AB73" w14:textId="77777777" w:rsidR="00F16B93" w:rsidRDefault="00F16B93" w:rsidP="00F16B93">
      <w:pPr>
        <w:rPr>
          <w:rtl/>
        </w:rPr>
      </w:pPr>
    </w:p>
    <w:p w14:paraId="7B2F5E46" w14:textId="77777777" w:rsidR="00F16B93" w:rsidRDefault="00F16B93" w:rsidP="00F16B93">
      <w:pPr>
        <w:rPr>
          <w:rtl/>
        </w:rPr>
      </w:pPr>
    </w:p>
    <w:p w14:paraId="63409B3D" w14:textId="77777777" w:rsidR="00F16B93" w:rsidRDefault="00F16B93" w:rsidP="00F16B93">
      <w:pPr>
        <w:rPr>
          <w:rtl/>
        </w:rPr>
      </w:pPr>
    </w:p>
    <w:p w14:paraId="40905E15" w14:textId="77777777" w:rsidR="00F16B93" w:rsidRPr="001142E7" w:rsidRDefault="0029124E" w:rsidP="001142E7">
      <w:pPr>
        <w:pStyle w:val="a3"/>
        <w:rPr>
          <w:sz w:val="56"/>
          <w:szCs w:val="56"/>
          <w:rtl/>
        </w:rPr>
      </w:pPr>
      <w:r>
        <w:rPr>
          <w:rFonts w:hint="cs"/>
          <w:rtl/>
        </w:rPr>
        <w:lastRenderedPageBreak/>
        <w:t>ר</w:t>
      </w:r>
      <w:r w:rsidR="00F16B93">
        <w:rPr>
          <w:rFonts w:hint="cs"/>
          <w:rtl/>
        </w:rPr>
        <w:t>שימת מקרי הבדיקות</w:t>
      </w:r>
    </w:p>
    <w:p w14:paraId="7D762D2F" w14:textId="77777777" w:rsidR="001142E7" w:rsidRDefault="001142E7" w:rsidP="001142E7">
      <w:pPr>
        <w:pStyle w:val="1"/>
        <w:rPr>
          <w:color w:val="000000" w:themeColor="text1"/>
          <w:sz w:val="36"/>
          <w:szCs w:val="36"/>
          <w:rtl/>
        </w:rPr>
      </w:pPr>
      <w:r w:rsidRPr="001142E7">
        <w:rPr>
          <w:rStyle w:val="ad"/>
          <w:rFonts w:hint="cs"/>
          <w:color w:val="000000" w:themeColor="text1"/>
          <w:sz w:val="36"/>
          <w:szCs w:val="36"/>
          <w:u w:val="none"/>
          <w:rtl/>
        </w:rPr>
        <w:t>ביצעתי</w:t>
      </w:r>
      <w:r w:rsidRPr="001142E7">
        <w:rPr>
          <w:rFonts w:hint="cs"/>
          <w:color w:val="000000" w:themeColor="text1"/>
          <w:sz w:val="36"/>
          <w:szCs w:val="36"/>
          <w:rtl/>
        </w:rPr>
        <w:t xml:space="preserve"> רשימת מקרי בדיקות בעזרת </w:t>
      </w:r>
      <w:r w:rsidRPr="001142E7">
        <w:rPr>
          <w:color w:val="000000" w:themeColor="text1"/>
          <w:sz w:val="36"/>
          <w:szCs w:val="36"/>
        </w:rPr>
        <w:t>TEST RAIL</w:t>
      </w:r>
      <w:r w:rsidRPr="001142E7">
        <w:rPr>
          <w:rFonts w:hint="cs"/>
          <w:color w:val="000000" w:themeColor="text1"/>
          <w:sz w:val="36"/>
          <w:szCs w:val="36"/>
          <w:rtl/>
        </w:rPr>
        <w:t xml:space="preserve"> על אזורי בדיקה "כניסה" ו-"סל קניות".</w:t>
      </w:r>
    </w:p>
    <w:p w14:paraId="39B050F2" w14:textId="77777777" w:rsidR="00A71B06" w:rsidRDefault="00A71B06" w:rsidP="00A71B06">
      <w:pPr>
        <w:rPr>
          <w:rtl/>
        </w:rPr>
      </w:pPr>
    </w:p>
    <w:p w14:paraId="3C1E2AE8" w14:textId="77777777" w:rsidR="00A71B06" w:rsidRPr="00A71B06" w:rsidRDefault="00A71B06" w:rsidP="00A71B06">
      <w:r w:rsidRPr="00A71B06">
        <w:rPr>
          <w:noProof/>
        </w:rPr>
        <w:drawing>
          <wp:inline distT="0" distB="0" distL="0" distR="0" wp14:anchorId="7D6251CA" wp14:editId="3FE8ADDD">
            <wp:extent cx="5820410" cy="2626360"/>
            <wp:effectExtent l="0" t="0" r="8890" b="2540"/>
            <wp:docPr id="1910198670"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20410" cy="2626360"/>
                    </a:xfrm>
                    <a:prstGeom prst="rect">
                      <a:avLst/>
                    </a:prstGeom>
                    <a:noFill/>
                    <a:ln>
                      <a:noFill/>
                    </a:ln>
                  </pic:spPr>
                </pic:pic>
              </a:graphicData>
            </a:graphic>
          </wp:inline>
        </w:drawing>
      </w:r>
    </w:p>
    <w:p w14:paraId="6C60DBB2" w14:textId="77777777" w:rsidR="009079C8" w:rsidRDefault="00D02397" w:rsidP="009079C8">
      <w:pPr>
        <w:rPr>
          <w:rtl/>
        </w:rPr>
      </w:pPr>
      <w:r w:rsidRPr="00D02397">
        <w:rPr>
          <w:rFonts w:cs="Arial"/>
          <w:noProof/>
          <w:rtl/>
        </w:rPr>
        <w:drawing>
          <wp:inline distT="0" distB="0" distL="0" distR="0" wp14:anchorId="5C62DE4F" wp14:editId="57F77389">
            <wp:extent cx="5842000" cy="3117850"/>
            <wp:effectExtent l="0" t="0" r="6350" b="6350"/>
            <wp:docPr id="6064803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80316" name=""/>
                    <pic:cNvPicPr/>
                  </pic:nvPicPr>
                  <pic:blipFill>
                    <a:blip r:embed="rId19"/>
                    <a:stretch>
                      <a:fillRect/>
                    </a:stretch>
                  </pic:blipFill>
                  <pic:spPr>
                    <a:xfrm>
                      <a:off x="0" y="0"/>
                      <a:ext cx="5844277" cy="3119065"/>
                    </a:xfrm>
                    <a:prstGeom prst="rect">
                      <a:avLst/>
                    </a:prstGeom>
                  </pic:spPr>
                </pic:pic>
              </a:graphicData>
            </a:graphic>
          </wp:inline>
        </w:drawing>
      </w:r>
    </w:p>
    <w:p w14:paraId="5AD93E90" w14:textId="77777777" w:rsidR="009079C8" w:rsidRDefault="009079C8" w:rsidP="00A71B06">
      <w:pPr>
        <w:rPr>
          <w:rtl/>
        </w:rPr>
      </w:pPr>
    </w:p>
    <w:p w14:paraId="5B4200BD" w14:textId="77777777" w:rsidR="009079C8" w:rsidRDefault="009079C8" w:rsidP="00A71B06">
      <w:pPr>
        <w:rPr>
          <w:rtl/>
        </w:rPr>
      </w:pPr>
    </w:p>
    <w:p w14:paraId="0E23381E" w14:textId="77777777" w:rsidR="009079C8" w:rsidRDefault="009079C8" w:rsidP="00A71B06">
      <w:pPr>
        <w:rPr>
          <w:rtl/>
        </w:rPr>
      </w:pPr>
    </w:p>
    <w:p w14:paraId="782C8820" w14:textId="77777777" w:rsidR="00D02397" w:rsidRPr="00464C39" w:rsidRDefault="00D02397" w:rsidP="00F561C8">
      <w:pPr>
        <w:pStyle w:val="1"/>
        <w:rPr>
          <w:b/>
          <w:bCs/>
          <w:u w:val="single"/>
          <w:rtl/>
        </w:rPr>
      </w:pPr>
      <w:r w:rsidRPr="00464C39">
        <w:rPr>
          <w:rFonts w:hint="cs"/>
          <w:b/>
          <w:bCs/>
          <w:u w:val="single"/>
          <w:rtl/>
        </w:rPr>
        <w:lastRenderedPageBreak/>
        <w:t>אזור בדיקה1- "</w:t>
      </w:r>
      <w:r w:rsidRPr="00464C39">
        <w:rPr>
          <w:rFonts w:hint="cs"/>
          <w:b/>
          <w:bCs/>
          <w:i/>
          <w:iCs/>
          <w:u w:val="single"/>
          <w:rtl/>
        </w:rPr>
        <w:t>כניסה</w:t>
      </w:r>
      <w:r w:rsidRPr="00464C39">
        <w:rPr>
          <w:rFonts w:hint="cs"/>
          <w:b/>
          <w:bCs/>
          <w:u w:val="single"/>
          <w:rtl/>
        </w:rPr>
        <w:t>"</w:t>
      </w:r>
    </w:p>
    <w:p w14:paraId="5F6F1A6D" w14:textId="77777777" w:rsidR="00D02397" w:rsidRPr="00D02397" w:rsidRDefault="00D02397" w:rsidP="00D02397">
      <w:pPr>
        <w:rPr>
          <w:rtl/>
        </w:rPr>
      </w:pPr>
    </w:p>
    <w:p w14:paraId="4455A987" w14:textId="77777777" w:rsidR="00C12AFA" w:rsidRDefault="00C12AFA" w:rsidP="00C12AFA">
      <w:pPr>
        <w:rPr>
          <w:rtl/>
        </w:rPr>
      </w:pPr>
    </w:p>
    <w:tbl>
      <w:tblPr>
        <w:tblStyle w:val="af7"/>
        <w:tblpPr w:leftFromText="180" w:rightFromText="180" w:vertAnchor="text" w:tblpXSpec="right" w:tblpY="1"/>
        <w:tblOverlap w:val="never"/>
        <w:bidiVisual/>
        <w:tblW w:w="0" w:type="auto"/>
        <w:tblLook w:val="04A0" w:firstRow="1" w:lastRow="0" w:firstColumn="1" w:lastColumn="0" w:noHBand="0" w:noVBand="1"/>
      </w:tblPr>
      <w:tblGrid>
        <w:gridCol w:w="2609"/>
        <w:gridCol w:w="3469"/>
        <w:gridCol w:w="2218"/>
      </w:tblGrid>
      <w:tr w:rsidR="00604BC4" w:rsidRPr="00EF1DBE" w14:paraId="4792778F" w14:textId="77777777" w:rsidTr="002C4938">
        <w:trPr>
          <w:trHeight w:val="274"/>
        </w:trPr>
        <w:tc>
          <w:tcPr>
            <w:tcW w:w="3478" w:type="dxa"/>
          </w:tcPr>
          <w:p w14:paraId="25558965" w14:textId="77777777" w:rsidR="00C12AFA" w:rsidRPr="007E1DE8" w:rsidRDefault="00C12AFA" w:rsidP="002C4938">
            <w:pPr>
              <w:rPr>
                <w:b/>
                <w:bCs/>
                <w:sz w:val="36"/>
                <w:szCs w:val="36"/>
                <w:rtl/>
              </w:rPr>
            </w:pPr>
            <w:r w:rsidRPr="007E1DE8">
              <w:rPr>
                <w:rFonts w:hint="cs"/>
                <w:b/>
                <w:bCs/>
                <w:sz w:val="36"/>
                <w:szCs w:val="36"/>
                <w:rtl/>
              </w:rPr>
              <w:t>מספר בדיקה</w:t>
            </w:r>
          </w:p>
        </w:tc>
        <w:tc>
          <w:tcPr>
            <w:tcW w:w="3478" w:type="dxa"/>
          </w:tcPr>
          <w:p w14:paraId="5D84AA00" w14:textId="77777777" w:rsidR="00C12AFA" w:rsidRPr="007E1DE8" w:rsidRDefault="00C12AFA" w:rsidP="002C4938">
            <w:pPr>
              <w:rPr>
                <w:b/>
                <w:bCs/>
                <w:sz w:val="36"/>
                <w:szCs w:val="36"/>
                <w:rtl/>
              </w:rPr>
            </w:pPr>
            <w:r w:rsidRPr="007E1DE8">
              <w:rPr>
                <w:rFonts w:hint="cs"/>
                <w:b/>
                <w:bCs/>
                <w:sz w:val="36"/>
                <w:szCs w:val="36"/>
                <w:rtl/>
              </w:rPr>
              <w:t>מקרי בדיקה</w:t>
            </w:r>
          </w:p>
        </w:tc>
        <w:tc>
          <w:tcPr>
            <w:tcW w:w="1100" w:type="dxa"/>
            <w:vMerge w:val="restart"/>
          </w:tcPr>
          <w:p w14:paraId="457AB8B0" w14:textId="77777777" w:rsidR="00604BC4" w:rsidRPr="00EF1DBE" w:rsidRDefault="00604BC4" w:rsidP="00604BC4">
            <w:pPr>
              <w:jc w:val="center"/>
              <w:rPr>
                <w:sz w:val="36"/>
                <w:szCs w:val="36"/>
                <w:rtl/>
              </w:rPr>
            </w:pPr>
          </w:p>
          <w:p w14:paraId="100C06FD" w14:textId="77777777" w:rsidR="005A14A6" w:rsidRPr="00EF1DBE" w:rsidRDefault="005A14A6" w:rsidP="00EF1DBE">
            <w:pPr>
              <w:rPr>
                <w:sz w:val="36"/>
                <w:szCs w:val="36"/>
                <w:rtl/>
              </w:rPr>
            </w:pPr>
          </w:p>
          <w:p w14:paraId="3874E397" w14:textId="77777777" w:rsidR="005A14A6" w:rsidRPr="00EF1DBE" w:rsidRDefault="005A14A6" w:rsidP="00604BC4">
            <w:pPr>
              <w:jc w:val="center"/>
              <w:rPr>
                <w:sz w:val="36"/>
                <w:szCs w:val="36"/>
                <w:rtl/>
              </w:rPr>
            </w:pPr>
          </w:p>
          <w:p w14:paraId="774BDCDD" w14:textId="77777777" w:rsidR="005A14A6" w:rsidRPr="00EF1DBE" w:rsidRDefault="005A14A6" w:rsidP="00604BC4">
            <w:pPr>
              <w:jc w:val="center"/>
              <w:rPr>
                <w:sz w:val="36"/>
                <w:szCs w:val="36"/>
                <w:rtl/>
              </w:rPr>
            </w:pPr>
          </w:p>
          <w:p w14:paraId="3464EF4A" w14:textId="77777777" w:rsidR="005A14A6" w:rsidRDefault="005A14A6" w:rsidP="00EF1DBE">
            <w:pPr>
              <w:rPr>
                <w:sz w:val="36"/>
                <w:szCs w:val="36"/>
                <w:rtl/>
              </w:rPr>
            </w:pPr>
          </w:p>
          <w:p w14:paraId="1F3CBE08" w14:textId="77777777" w:rsidR="00EF1DBE" w:rsidRDefault="00EF1DBE" w:rsidP="00EF1DBE">
            <w:pPr>
              <w:rPr>
                <w:sz w:val="36"/>
                <w:szCs w:val="36"/>
                <w:rtl/>
              </w:rPr>
            </w:pPr>
          </w:p>
          <w:p w14:paraId="7852EBB4" w14:textId="77777777" w:rsidR="005A14A6" w:rsidRPr="00EF1DBE" w:rsidRDefault="005A14A6" w:rsidP="00604BC4">
            <w:pPr>
              <w:jc w:val="center"/>
              <w:rPr>
                <w:sz w:val="36"/>
                <w:szCs w:val="36"/>
                <w:rtl/>
              </w:rPr>
            </w:pPr>
          </w:p>
          <w:p w14:paraId="20295E71" w14:textId="77777777" w:rsidR="005A14A6" w:rsidRPr="00EF1DBE" w:rsidRDefault="005A14A6" w:rsidP="00604BC4">
            <w:pPr>
              <w:jc w:val="center"/>
              <w:rPr>
                <w:sz w:val="36"/>
                <w:szCs w:val="36"/>
                <w:rtl/>
              </w:rPr>
            </w:pPr>
          </w:p>
          <w:p w14:paraId="6E18C6E0" w14:textId="77777777" w:rsidR="00C12AFA" w:rsidRPr="00EF1DBE" w:rsidRDefault="00604BC4" w:rsidP="00604BC4">
            <w:pPr>
              <w:rPr>
                <w:b/>
                <w:bCs/>
                <w:sz w:val="36"/>
                <w:szCs w:val="36"/>
                <w:rtl/>
              </w:rPr>
            </w:pPr>
            <w:r w:rsidRPr="00EF1DBE">
              <w:rPr>
                <w:rFonts w:hint="cs"/>
                <w:b/>
                <w:bCs/>
                <w:sz w:val="36"/>
                <w:szCs w:val="36"/>
                <w:rtl/>
              </w:rPr>
              <w:t>בדיקות פונקציונאליות חיוביות</w:t>
            </w:r>
          </w:p>
        </w:tc>
      </w:tr>
      <w:tr w:rsidR="00604BC4" w:rsidRPr="00180359" w14:paraId="77016D2B" w14:textId="77777777" w:rsidTr="002C4938">
        <w:trPr>
          <w:trHeight w:val="274"/>
        </w:trPr>
        <w:tc>
          <w:tcPr>
            <w:tcW w:w="3478" w:type="dxa"/>
          </w:tcPr>
          <w:p w14:paraId="59019046" w14:textId="77777777" w:rsidR="00C12AFA" w:rsidRPr="00180359" w:rsidRDefault="00C12AFA" w:rsidP="009B2F61">
            <w:pPr>
              <w:jc w:val="center"/>
              <w:rPr>
                <w:b/>
                <w:bCs/>
                <w:sz w:val="24"/>
                <w:szCs w:val="24"/>
                <w:rtl/>
              </w:rPr>
            </w:pPr>
            <w:r w:rsidRPr="00180359">
              <w:rPr>
                <w:rFonts w:hint="cs"/>
                <w:b/>
                <w:bCs/>
                <w:sz w:val="24"/>
                <w:szCs w:val="24"/>
                <w:rtl/>
              </w:rPr>
              <w:t>1</w:t>
            </w:r>
            <w:r w:rsidR="00E87155">
              <w:rPr>
                <w:b/>
                <w:bCs/>
                <w:sz w:val="24"/>
                <w:szCs w:val="24"/>
              </w:rPr>
              <w:t>TC</w:t>
            </w:r>
          </w:p>
        </w:tc>
        <w:tc>
          <w:tcPr>
            <w:tcW w:w="3478" w:type="dxa"/>
          </w:tcPr>
          <w:p w14:paraId="2C08B9C7" w14:textId="77777777" w:rsidR="00C12AFA" w:rsidRPr="00180359" w:rsidRDefault="00604BC4" w:rsidP="002C4938">
            <w:pPr>
              <w:rPr>
                <w:b/>
                <w:bCs/>
                <w:sz w:val="24"/>
                <w:szCs w:val="24"/>
                <w:rtl/>
              </w:rPr>
            </w:pPr>
            <w:r w:rsidRPr="00180359">
              <w:rPr>
                <w:rFonts w:hint="cs"/>
                <w:b/>
                <w:bCs/>
                <w:sz w:val="24"/>
                <w:szCs w:val="24"/>
                <w:rtl/>
              </w:rPr>
              <w:t>בדוק התחברות עם אימייל וסיסמא תקינים.</w:t>
            </w:r>
          </w:p>
          <w:p w14:paraId="65CBD3CB" w14:textId="77777777" w:rsidR="00604BC4" w:rsidRPr="00180359" w:rsidRDefault="00604BC4" w:rsidP="002C4938">
            <w:pPr>
              <w:rPr>
                <w:b/>
                <w:bCs/>
                <w:sz w:val="24"/>
                <w:szCs w:val="24"/>
              </w:rPr>
            </w:pPr>
            <w:r w:rsidRPr="00180359">
              <w:rPr>
                <w:rFonts w:hint="cs"/>
                <w:b/>
                <w:bCs/>
                <w:sz w:val="24"/>
                <w:szCs w:val="24"/>
                <w:rtl/>
              </w:rPr>
              <w:t>אימייל:</w:t>
            </w:r>
            <w:r w:rsidRPr="00180359">
              <w:rPr>
                <w:b/>
                <w:bCs/>
                <w:sz w:val="24"/>
                <w:szCs w:val="24"/>
              </w:rPr>
              <w:t>itzchak337@gmail.com</w:t>
            </w:r>
          </w:p>
          <w:p w14:paraId="5788FE0B" w14:textId="77777777" w:rsidR="00604BC4" w:rsidRPr="00180359" w:rsidRDefault="00604BC4" w:rsidP="002C4938">
            <w:pPr>
              <w:rPr>
                <w:b/>
                <w:bCs/>
                <w:sz w:val="24"/>
                <w:szCs w:val="24"/>
                <w:rtl/>
              </w:rPr>
            </w:pPr>
            <w:r w:rsidRPr="00180359">
              <w:rPr>
                <w:rFonts w:hint="cs"/>
                <w:b/>
                <w:bCs/>
                <w:sz w:val="24"/>
                <w:szCs w:val="24"/>
                <w:rtl/>
              </w:rPr>
              <w:t>סיסמא:</w:t>
            </w:r>
            <w:r w:rsidRPr="00180359">
              <w:rPr>
                <w:b/>
                <w:bCs/>
                <w:sz w:val="24"/>
                <w:szCs w:val="24"/>
              </w:rPr>
              <w:t>QA</w:t>
            </w:r>
            <w:r w:rsidRPr="00180359">
              <w:rPr>
                <w:rFonts w:hint="cs"/>
                <w:b/>
                <w:bCs/>
                <w:sz w:val="24"/>
                <w:szCs w:val="24"/>
                <w:rtl/>
              </w:rPr>
              <w:t>123456</w:t>
            </w:r>
          </w:p>
        </w:tc>
        <w:tc>
          <w:tcPr>
            <w:tcW w:w="1100" w:type="dxa"/>
            <w:vMerge/>
          </w:tcPr>
          <w:p w14:paraId="3D86CA08" w14:textId="77777777" w:rsidR="00C12AFA" w:rsidRPr="00180359" w:rsidRDefault="00C12AFA" w:rsidP="002C4938">
            <w:pPr>
              <w:rPr>
                <w:b/>
                <w:bCs/>
                <w:sz w:val="36"/>
                <w:szCs w:val="36"/>
                <w:rtl/>
              </w:rPr>
            </w:pPr>
          </w:p>
        </w:tc>
      </w:tr>
      <w:tr w:rsidR="00604BC4" w:rsidRPr="00180359" w14:paraId="5E8350C6" w14:textId="77777777" w:rsidTr="002C4938">
        <w:trPr>
          <w:trHeight w:val="274"/>
        </w:trPr>
        <w:tc>
          <w:tcPr>
            <w:tcW w:w="3478" w:type="dxa"/>
          </w:tcPr>
          <w:p w14:paraId="0CC609C7" w14:textId="77777777" w:rsidR="00C12AFA" w:rsidRPr="00180359" w:rsidRDefault="00C12AFA" w:rsidP="009B2F61">
            <w:pPr>
              <w:jc w:val="center"/>
              <w:rPr>
                <w:b/>
                <w:bCs/>
                <w:sz w:val="24"/>
                <w:szCs w:val="24"/>
                <w:rtl/>
              </w:rPr>
            </w:pPr>
            <w:r w:rsidRPr="00180359">
              <w:rPr>
                <w:rFonts w:hint="cs"/>
                <w:b/>
                <w:bCs/>
                <w:sz w:val="24"/>
                <w:szCs w:val="24"/>
                <w:rtl/>
              </w:rPr>
              <w:t>2</w:t>
            </w:r>
            <w:r w:rsidR="00E87155">
              <w:rPr>
                <w:b/>
                <w:bCs/>
                <w:sz w:val="24"/>
                <w:szCs w:val="24"/>
              </w:rPr>
              <w:t>TC</w:t>
            </w:r>
          </w:p>
        </w:tc>
        <w:tc>
          <w:tcPr>
            <w:tcW w:w="3478" w:type="dxa"/>
          </w:tcPr>
          <w:p w14:paraId="2471D436" w14:textId="77777777" w:rsidR="00C12AFA" w:rsidRPr="00180359" w:rsidRDefault="00604BC4" w:rsidP="002C4938">
            <w:pPr>
              <w:rPr>
                <w:b/>
                <w:bCs/>
                <w:sz w:val="24"/>
                <w:szCs w:val="24"/>
                <w:rtl/>
              </w:rPr>
            </w:pPr>
            <w:r w:rsidRPr="00180359">
              <w:rPr>
                <w:rFonts w:hint="cs"/>
                <w:b/>
                <w:bCs/>
                <w:sz w:val="24"/>
                <w:szCs w:val="24"/>
                <w:rtl/>
              </w:rPr>
              <w:t>בדוק התחברות לאחר יציאה מהחשבון</w:t>
            </w:r>
          </w:p>
        </w:tc>
        <w:tc>
          <w:tcPr>
            <w:tcW w:w="1100" w:type="dxa"/>
            <w:vMerge/>
          </w:tcPr>
          <w:p w14:paraId="3DE6E8F2" w14:textId="77777777" w:rsidR="00C12AFA" w:rsidRPr="00180359" w:rsidRDefault="00C12AFA" w:rsidP="002C4938">
            <w:pPr>
              <w:rPr>
                <w:b/>
                <w:bCs/>
                <w:sz w:val="36"/>
                <w:szCs w:val="36"/>
                <w:rtl/>
              </w:rPr>
            </w:pPr>
          </w:p>
        </w:tc>
      </w:tr>
      <w:tr w:rsidR="00604BC4" w:rsidRPr="00180359" w14:paraId="184258D2" w14:textId="77777777" w:rsidTr="002C4938">
        <w:trPr>
          <w:trHeight w:val="286"/>
        </w:trPr>
        <w:tc>
          <w:tcPr>
            <w:tcW w:w="3478" w:type="dxa"/>
          </w:tcPr>
          <w:p w14:paraId="6EBE92FE" w14:textId="77777777" w:rsidR="00C12AFA" w:rsidRPr="00180359" w:rsidRDefault="00C12AFA" w:rsidP="009B2F61">
            <w:pPr>
              <w:jc w:val="center"/>
              <w:rPr>
                <w:b/>
                <w:bCs/>
                <w:sz w:val="24"/>
                <w:szCs w:val="24"/>
                <w:rtl/>
              </w:rPr>
            </w:pPr>
            <w:r w:rsidRPr="00180359">
              <w:rPr>
                <w:rFonts w:hint="cs"/>
                <w:b/>
                <w:bCs/>
                <w:sz w:val="24"/>
                <w:szCs w:val="24"/>
                <w:rtl/>
              </w:rPr>
              <w:t>3</w:t>
            </w:r>
            <w:r w:rsidR="00E87155">
              <w:rPr>
                <w:b/>
                <w:bCs/>
                <w:sz w:val="24"/>
                <w:szCs w:val="24"/>
              </w:rPr>
              <w:t>TC</w:t>
            </w:r>
          </w:p>
        </w:tc>
        <w:tc>
          <w:tcPr>
            <w:tcW w:w="3478" w:type="dxa"/>
          </w:tcPr>
          <w:p w14:paraId="201A1D07" w14:textId="77777777" w:rsidR="00C12AFA" w:rsidRPr="00180359" w:rsidRDefault="00604BC4" w:rsidP="002C4938">
            <w:pPr>
              <w:rPr>
                <w:b/>
                <w:bCs/>
                <w:sz w:val="24"/>
                <w:szCs w:val="24"/>
                <w:rtl/>
              </w:rPr>
            </w:pPr>
            <w:r w:rsidRPr="00180359">
              <w:rPr>
                <w:rFonts w:hint="cs"/>
                <w:b/>
                <w:bCs/>
                <w:sz w:val="24"/>
                <w:szCs w:val="24"/>
                <w:rtl/>
              </w:rPr>
              <w:t>בדוק שהתחברות מובילה למסך הבית</w:t>
            </w:r>
          </w:p>
        </w:tc>
        <w:tc>
          <w:tcPr>
            <w:tcW w:w="1100" w:type="dxa"/>
            <w:vMerge/>
          </w:tcPr>
          <w:p w14:paraId="24D847AC" w14:textId="77777777" w:rsidR="00C12AFA" w:rsidRPr="00180359" w:rsidRDefault="00C12AFA" w:rsidP="002C4938">
            <w:pPr>
              <w:rPr>
                <w:b/>
                <w:bCs/>
                <w:sz w:val="36"/>
                <w:szCs w:val="36"/>
                <w:rtl/>
              </w:rPr>
            </w:pPr>
          </w:p>
        </w:tc>
      </w:tr>
      <w:tr w:rsidR="00604BC4" w:rsidRPr="00180359" w14:paraId="1E6C8652" w14:textId="77777777" w:rsidTr="002C4938">
        <w:trPr>
          <w:trHeight w:val="274"/>
        </w:trPr>
        <w:tc>
          <w:tcPr>
            <w:tcW w:w="3478" w:type="dxa"/>
          </w:tcPr>
          <w:p w14:paraId="445620C5" w14:textId="77777777" w:rsidR="00C12AFA" w:rsidRPr="00180359" w:rsidRDefault="00C12AFA" w:rsidP="009B2F61">
            <w:pPr>
              <w:jc w:val="center"/>
              <w:rPr>
                <w:b/>
                <w:bCs/>
                <w:sz w:val="24"/>
                <w:szCs w:val="24"/>
                <w:rtl/>
              </w:rPr>
            </w:pPr>
            <w:r w:rsidRPr="00180359">
              <w:rPr>
                <w:rFonts w:hint="cs"/>
                <w:b/>
                <w:bCs/>
                <w:sz w:val="24"/>
                <w:szCs w:val="24"/>
                <w:rtl/>
              </w:rPr>
              <w:t>4</w:t>
            </w:r>
            <w:r w:rsidR="00E87155">
              <w:rPr>
                <w:b/>
                <w:bCs/>
                <w:sz w:val="24"/>
                <w:szCs w:val="24"/>
              </w:rPr>
              <w:t>TC</w:t>
            </w:r>
          </w:p>
        </w:tc>
        <w:tc>
          <w:tcPr>
            <w:tcW w:w="3478" w:type="dxa"/>
          </w:tcPr>
          <w:p w14:paraId="3733ED0D" w14:textId="77777777" w:rsidR="00C12AFA" w:rsidRPr="00180359" w:rsidRDefault="00604BC4" w:rsidP="002C4938">
            <w:pPr>
              <w:rPr>
                <w:b/>
                <w:bCs/>
                <w:sz w:val="24"/>
                <w:szCs w:val="24"/>
                <w:rtl/>
              </w:rPr>
            </w:pPr>
            <w:r w:rsidRPr="00180359">
              <w:rPr>
                <w:rFonts w:hint="cs"/>
                <w:b/>
                <w:bCs/>
                <w:sz w:val="24"/>
                <w:szCs w:val="24"/>
                <w:rtl/>
              </w:rPr>
              <w:t>בדוק מעבר בין עמודים ללא ניתוק לאחר חיבור לחשבון</w:t>
            </w:r>
          </w:p>
        </w:tc>
        <w:tc>
          <w:tcPr>
            <w:tcW w:w="1100" w:type="dxa"/>
            <w:vMerge/>
          </w:tcPr>
          <w:p w14:paraId="5E19CA23" w14:textId="77777777" w:rsidR="00C12AFA" w:rsidRPr="00180359" w:rsidRDefault="00C12AFA" w:rsidP="002C4938">
            <w:pPr>
              <w:rPr>
                <w:b/>
                <w:bCs/>
                <w:sz w:val="36"/>
                <w:szCs w:val="36"/>
                <w:rtl/>
              </w:rPr>
            </w:pPr>
          </w:p>
        </w:tc>
      </w:tr>
      <w:tr w:rsidR="00604BC4" w:rsidRPr="00180359" w14:paraId="15979390" w14:textId="77777777" w:rsidTr="002C4938">
        <w:trPr>
          <w:trHeight w:val="274"/>
        </w:trPr>
        <w:tc>
          <w:tcPr>
            <w:tcW w:w="3478" w:type="dxa"/>
          </w:tcPr>
          <w:p w14:paraId="4469B6F4" w14:textId="77777777" w:rsidR="00C12AFA" w:rsidRPr="00180359" w:rsidRDefault="00C12AFA" w:rsidP="009B2F61">
            <w:pPr>
              <w:jc w:val="center"/>
              <w:rPr>
                <w:b/>
                <w:bCs/>
                <w:sz w:val="24"/>
                <w:szCs w:val="24"/>
                <w:rtl/>
              </w:rPr>
            </w:pPr>
            <w:r w:rsidRPr="00180359">
              <w:rPr>
                <w:rFonts w:hint="cs"/>
                <w:b/>
                <w:bCs/>
                <w:sz w:val="24"/>
                <w:szCs w:val="24"/>
                <w:rtl/>
              </w:rPr>
              <w:t>5</w:t>
            </w:r>
            <w:r w:rsidR="00E87155">
              <w:rPr>
                <w:b/>
                <w:bCs/>
                <w:sz w:val="24"/>
                <w:szCs w:val="24"/>
              </w:rPr>
              <w:t>TC</w:t>
            </w:r>
          </w:p>
        </w:tc>
        <w:tc>
          <w:tcPr>
            <w:tcW w:w="3478" w:type="dxa"/>
          </w:tcPr>
          <w:p w14:paraId="269C8D34" w14:textId="77777777" w:rsidR="00C12AFA" w:rsidRPr="00180359" w:rsidRDefault="00604BC4" w:rsidP="002C4938">
            <w:pPr>
              <w:rPr>
                <w:b/>
                <w:bCs/>
                <w:sz w:val="24"/>
                <w:szCs w:val="24"/>
                <w:rtl/>
              </w:rPr>
            </w:pPr>
            <w:r w:rsidRPr="00180359">
              <w:rPr>
                <w:rFonts w:hint="cs"/>
                <w:b/>
                <w:bCs/>
                <w:sz w:val="24"/>
                <w:szCs w:val="24"/>
                <w:rtl/>
              </w:rPr>
              <w:t>בדוק שיציאה מהחשבון מנתקת את המשתמש</w:t>
            </w:r>
          </w:p>
        </w:tc>
        <w:tc>
          <w:tcPr>
            <w:tcW w:w="1100" w:type="dxa"/>
            <w:vMerge/>
          </w:tcPr>
          <w:p w14:paraId="5EE1C035" w14:textId="77777777" w:rsidR="00C12AFA" w:rsidRPr="00180359" w:rsidRDefault="00C12AFA" w:rsidP="002C4938">
            <w:pPr>
              <w:rPr>
                <w:b/>
                <w:bCs/>
                <w:sz w:val="36"/>
                <w:szCs w:val="36"/>
                <w:rtl/>
              </w:rPr>
            </w:pPr>
          </w:p>
        </w:tc>
      </w:tr>
      <w:tr w:rsidR="00604BC4" w:rsidRPr="00180359" w14:paraId="560855BA" w14:textId="77777777" w:rsidTr="002C4938">
        <w:trPr>
          <w:trHeight w:val="274"/>
        </w:trPr>
        <w:tc>
          <w:tcPr>
            <w:tcW w:w="3478" w:type="dxa"/>
          </w:tcPr>
          <w:p w14:paraId="7304BAC6" w14:textId="77777777" w:rsidR="00C12AFA" w:rsidRPr="00180359" w:rsidRDefault="00C12AFA" w:rsidP="009B2F61">
            <w:pPr>
              <w:jc w:val="center"/>
              <w:rPr>
                <w:b/>
                <w:bCs/>
                <w:sz w:val="24"/>
                <w:szCs w:val="24"/>
                <w:rtl/>
              </w:rPr>
            </w:pPr>
            <w:r w:rsidRPr="00180359">
              <w:rPr>
                <w:rFonts w:hint="cs"/>
                <w:b/>
                <w:bCs/>
                <w:sz w:val="24"/>
                <w:szCs w:val="24"/>
                <w:rtl/>
              </w:rPr>
              <w:t>6</w:t>
            </w:r>
            <w:r w:rsidR="00E87155">
              <w:rPr>
                <w:b/>
                <w:bCs/>
                <w:sz w:val="24"/>
                <w:szCs w:val="24"/>
              </w:rPr>
              <w:t>TC</w:t>
            </w:r>
          </w:p>
        </w:tc>
        <w:tc>
          <w:tcPr>
            <w:tcW w:w="3478" w:type="dxa"/>
          </w:tcPr>
          <w:p w14:paraId="177E385E" w14:textId="77777777" w:rsidR="00C12AFA" w:rsidRPr="00180359" w:rsidRDefault="00604BC4" w:rsidP="002C4938">
            <w:pPr>
              <w:rPr>
                <w:b/>
                <w:bCs/>
                <w:sz w:val="24"/>
                <w:szCs w:val="24"/>
                <w:rtl/>
              </w:rPr>
            </w:pPr>
            <w:r w:rsidRPr="00180359">
              <w:rPr>
                <w:rFonts w:hint="cs"/>
                <w:b/>
                <w:bCs/>
                <w:sz w:val="24"/>
                <w:szCs w:val="24"/>
                <w:rtl/>
              </w:rPr>
              <w:t>בדוק שהתחברות מאפשרת גישה לאזור אישי</w:t>
            </w:r>
          </w:p>
        </w:tc>
        <w:tc>
          <w:tcPr>
            <w:tcW w:w="1100" w:type="dxa"/>
            <w:vMerge/>
          </w:tcPr>
          <w:p w14:paraId="60451A21" w14:textId="77777777" w:rsidR="00C12AFA" w:rsidRPr="00180359" w:rsidRDefault="00C12AFA" w:rsidP="002C4938">
            <w:pPr>
              <w:rPr>
                <w:b/>
                <w:bCs/>
                <w:sz w:val="36"/>
                <w:szCs w:val="36"/>
                <w:rtl/>
              </w:rPr>
            </w:pPr>
          </w:p>
        </w:tc>
      </w:tr>
      <w:tr w:rsidR="00604BC4" w:rsidRPr="00180359" w14:paraId="74DB737C" w14:textId="77777777" w:rsidTr="002C4938">
        <w:trPr>
          <w:trHeight w:val="274"/>
        </w:trPr>
        <w:tc>
          <w:tcPr>
            <w:tcW w:w="3478" w:type="dxa"/>
          </w:tcPr>
          <w:p w14:paraId="18CDB66F" w14:textId="77777777" w:rsidR="00C12AFA" w:rsidRPr="00180359" w:rsidRDefault="00C12AFA" w:rsidP="009B2F61">
            <w:pPr>
              <w:jc w:val="center"/>
              <w:rPr>
                <w:b/>
                <w:bCs/>
                <w:sz w:val="24"/>
                <w:szCs w:val="24"/>
                <w:rtl/>
              </w:rPr>
            </w:pPr>
            <w:r w:rsidRPr="00180359">
              <w:rPr>
                <w:rFonts w:hint="cs"/>
                <w:b/>
                <w:bCs/>
                <w:sz w:val="24"/>
                <w:szCs w:val="24"/>
                <w:rtl/>
              </w:rPr>
              <w:t>7</w:t>
            </w:r>
            <w:r w:rsidR="00E87155">
              <w:rPr>
                <w:b/>
                <w:bCs/>
                <w:sz w:val="24"/>
                <w:szCs w:val="24"/>
              </w:rPr>
              <w:t>TC</w:t>
            </w:r>
          </w:p>
        </w:tc>
        <w:tc>
          <w:tcPr>
            <w:tcW w:w="3478" w:type="dxa"/>
          </w:tcPr>
          <w:p w14:paraId="26DC8F73" w14:textId="77777777" w:rsidR="00C12AFA" w:rsidRPr="00180359" w:rsidRDefault="00604BC4" w:rsidP="002C4938">
            <w:pPr>
              <w:rPr>
                <w:b/>
                <w:bCs/>
                <w:sz w:val="24"/>
                <w:szCs w:val="24"/>
                <w:rtl/>
              </w:rPr>
            </w:pPr>
            <w:r w:rsidRPr="00180359">
              <w:rPr>
                <w:rFonts w:hint="cs"/>
                <w:b/>
                <w:bCs/>
                <w:sz w:val="24"/>
                <w:szCs w:val="24"/>
                <w:rtl/>
              </w:rPr>
              <w:t>בדוק התחברות מאפשרת סינון מוצרים בסל קניות</w:t>
            </w:r>
          </w:p>
        </w:tc>
        <w:tc>
          <w:tcPr>
            <w:tcW w:w="1100" w:type="dxa"/>
            <w:vMerge/>
          </w:tcPr>
          <w:p w14:paraId="7678016C" w14:textId="77777777" w:rsidR="00C12AFA" w:rsidRPr="00180359" w:rsidRDefault="00C12AFA" w:rsidP="002C4938">
            <w:pPr>
              <w:rPr>
                <w:b/>
                <w:bCs/>
                <w:sz w:val="36"/>
                <w:szCs w:val="36"/>
                <w:rtl/>
              </w:rPr>
            </w:pPr>
          </w:p>
        </w:tc>
      </w:tr>
      <w:tr w:rsidR="00604BC4" w:rsidRPr="00180359" w14:paraId="78B9EA8E" w14:textId="77777777" w:rsidTr="002C4938">
        <w:trPr>
          <w:trHeight w:val="274"/>
        </w:trPr>
        <w:tc>
          <w:tcPr>
            <w:tcW w:w="3478" w:type="dxa"/>
          </w:tcPr>
          <w:p w14:paraId="21EA4194" w14:textId="77777777" w:rsidR="00C12AFA" w:rsidRPr="00180359" w:rsidRDefault="00C12AFA" w:rsidP="009B2F61">
            <w:pPr>
              <w:jc w:val="center"/>
              <w:rPr>
                <w:b/>
                <w:bCs/>
                <w:sz w:val="24"/>
                <w:szCs w:val="24"/>
                <w:rtl/>
              </w:rPr>
            </w:pPr>
            <w:r w:rsidRPr="00180359">
              <w:rPr>
                <w:rFonts w:hint="cs"/>
                <w:b/>
                <w:bCs/>
                <w:sz w:val="24"/>
                <w:szCs w:val="24"/>
                <w:rtl/>
              </w:rPr>
              <w:t>8</w:t>
            </w:r>
            <w:r w:rsidR="00E87155">
              <w:rPr>
                <w:b/>
                <w:bCs/>
                <w:sz w:val="24"/>
                <w:szCs w:val="24"/>
              </w:rPr>
              <w:t>TC</w:t>
            </w:r>
          </w:p>
        </w:tc>
        <w:tc>
          <w:tcPr>
            <w:tcW w:w="3478" w:type="dxa"/>
          </w:tcPr>
          <w:p w14:paraId="32E2830A" w14:textId="77777777" w:rsidR="00C12AFA" w:rsidRPr="00180359" w:rsidRDefault="00604BC4" w:rsidP="002C4938">
            <w:pPr>
              <w:rPr>
                <w:b/>
                <w:bCs/>
                <w:sz w:val="24"/>
                <w:szCs w:val="24"/>
                <w:rtl/>
              </w:rPr>
            </w:pPr>
            <w:r w:rsidRPr="00180359">
              <w:rPr>
                <w:rFonts w:hint="cs"/>
                <w:b/>
                <w:bCs/>
                <w:sz w:val="24"/>
                <w:szCs w:val="24"/>
                <w:rtl/>
              </w:rPr>
              <w:t>בדוק שהתחברות מאפשרת מעבר לתשלום</w:t>
            </w:r>
          </w:p>
        </w:tc>
        <w:tc>
          <w:tcPr>
            <w:tcW w:w="1100" w:type="dxa"/>
            <w:vMerge/>
          </w:tcPr>
          <w:p w14:paraId="36C9D9EB" w14:textId="77777777" w:rsidR="00C12AFA" w:rsidRPr="00180359" w:rsidRDefault="00C12AFA" w:rsidP="002C4938">
            <w:pPr>
              <w:rPr>
                <w:b/>
                <w:bCs/>
                <w:sz w:val="24"/>
                <w:szCs w:val="24"/>
                <w:rtl/>
              </w:rPr>
            </w:pPr>
          </w:p>
        </w:tc>
      </w:tr>
      <w:tr w:rsidR="00604BC4" w:rsidRPr="00180359" w14:paraId="6DE9C62F" w14:textId="77777777" w:rsidTr="002C4938">
        <w:trPr>
          <w:trHeight w:val="274"/>
        </w:trPr>
        <w:tc>
          <w:tcPr>
            <w:tcW w:w="3478" w:type="dxa"/>
          </w:tcPr>
          <w:p w14:paraId="0F682FCB" w14:textId="77777777" w:rsidR="00C12AFA" w:rsidRPr="00180359" w:rsidRDefault="00C12AFA" w:rsidP="009B2F61">
            <w:pPr>
              <w:jc w:val="center"/>
              <w:rPr>
                <w:b/>
                <w:bCs/>
                <w:sz w:val="24"/>
                <w:szCs w:val="24"/>
                <w:rtl/>
              </w:rPr>
            </w:pPr>
            <w:r w:rsidRPr="00180359">
              <w:rPr>
                <w:rFonts w:hint="cs"/>
                <w:b/>
                <w:bCs/>
                <w:sz w:val="24"/>
                <w:szCs w:val="24"/>
                <w:rtl/>
              </w:rPr>
              <w:t>9</w:t>
            </w:r>
            <w:r w:rsidR="00E87155">
              <w:rPr>
                <w:b/>
                <w:bCs/>
                <w:sz w:val="24"/>
                <w:szCs w:val="24"/>
              </w:rPr>
              <w:t>TC</w:t>
            </w:r>
          </w:p>
        </w:tc>
        <w:tc>
          <w:tcPr>
            <w:tcW w:w="3478" w:type="dxa"/>
          </w:tcPr>
          <w:p w14:paraId="2AFE28EF" w14:textId="77777777" w:rsidR="00C12AFA" w:rsidRPr="00180359" w:rsidRDefault="00604BC4" w:rsidP="002C4938">
            <w:pPr>
              <w:rPr>
                <w:b/>
                <w:bCs/>
                <w:sz w:val="24"/>
                <w:szCs w:val="24"/>
                <w:rtl/>
              </w:rPr>
            </w:pPr>
            <w:r w:rsidRPr="00180359">
              <w:rPr>
                <w:rFonts w:hint="cs"/>
                <w:b/>
                <w:bCs/>
                <w:sz w:val="24"/>
                <w:szCs w:val="24"/>
                <w:rtl/>
              </w:rPr>
              <w:t>בדוק שהתחברות מאפשרת מעבר לתשלום</w:t>
            </w:r>
          </w:p>
        </w:tc>
        <w:tc>
          <w:tcPr>
            <w:tcW w:w="1100" w:type="dxa"/>
            <w:vMerge/>
          </w:tcPr>
          <w:p w14:paraId="7375166A" w14:textId="77777777" w:rsidR="00C12AFA" w:rsidRPr="00180359" w:rsidRDefault="00C12AFA" w:rsidP="002C4938">
            <w:pPr>
              <w:rPr>
                <w:b/>
                <w:bCs/>
                <w:sz w:val="24"/>
                <w:szCs w:val="24"/>
                <w:rtl/>
              </w:rPr>
            </w:pPr>
          </w:p>
        </w:tc>
      </w:tr>
      <w:tr w:rsidR="00604BC4" w:rsidRPr="00180359" w14:paraId="3E96E6C1" w14:textId="77777777" w:rsidTr="002C4938">
        <w:trPr>
          <w:trHeight w:val="274"/>
        </w:trPr>
        <w:tc>
          <w:tcPr>
            <w:tcW w:w="3478" w:type="dxa"/>
          </w:tcPr>
          <w:p w14:paraId="3C64E5A5" w14:textId="77777777" w:rsidR="00C12AFA" w:rsidRPr="00180359" w:rsidRDefault="00C12AFA" w:rsidP="009B2F61">
            <w:pPr>
              <w:jc w:val="center"/>
              <w:rPr>
                <w:b/>
                <w:bCs/>
                <w:sz w:val="24"/>
                <w:szCs w:val="24"/>
                <w:rtl/>
              </w:rPr>
            </w:pPr>
            <w:r w:rsidRPr="00180359">
              <w:rPr>
                <w:rFonts w:hint="cs"/>
                <w:b/>
                <w:bCs/>
                <w:sz w:val="24"/>
                <w:szCs w:val="24"/>
                <w:rtl/>
              </w:rPr>
              <w:t>10</w:t>
            </w:r>
            <w:r w:rsidR="00E87155">
              <w:rPr>
                <w:b/>
                <w:bCs/>
                <w:sz w:val="24"/>
                <w:szCs w:val="24"/>
              </w:rPr>
              <w:t>TC</w:t>
            </w:r>
          </w:p>
        </w:tc>
        <w:tc>
          <w:tcPr>
            <w:tcW w:w="3478" w:type="dxa"/>
          </w:tcPr>
          <w:p w14:paraId="05CACC6D" w14:textId="77777777" w:rsidR="00C12AFA" w:rsidRPr="00180359" w:rsidRDefault="00604BC4" w:rsidP="002C4938">
            <w:pPr>
              <w:rPr>
                <w:b/>
                <w:bCs/>
                <w:sz w:val="24"/>
                <w:szCs w:val="24"/>
                <w:rtl/>
              </w:rPr>
            </w:pPr>
            <w:r w:rsidRPr="00180359">
              <w:rPr>
                <w:rFonts w:hint="cs"/>
                <w:b/>
                <w:bCs/>
                <w:sz w:val="24"/>
                <w:szCs w:val="24"/>
                <w:rtl/>
              </w:rPr>
              <w:t>בדוק שהתחברות מאפשרת עדכון סל קיים</w:t>
            </w:r>
          </w:p>
        </w:tc>
        <w:tc>
          <w:tcPr>
            <w:tcW w:w="1100" w:type="dxa"/>
            <w:vMerge/>
          </w:tcPr>
          <w:p w14:paraId="50113123" w14:textId="77777777" w:rsidR="00C12AFA" w:rsidRPr="00180359" w:rsidRDefault="00C12AFA" w:rsidP="002C4938">
            <w:pPr>
              <w:rPr>
                <w:b/>
                <w:bCs/>
                <w:sz w:val="24"/>
                <w:szCs w:val="24"/>
                <w:rtl/>
              </w:rPr>
            </w:pPr>
          </w:p>
        </w:tc>
      </w:tr>
      <w:tr w:rsidR="00604BC4" w:rsidRPr="00180359" w14:paraId="22AF4F89" w14:textId="77777777" w:rsidTr="002C4938">
        <w:trPr>
          <w:trHeight w:val="274"/>
        </w:trPr>
        <w:tc>
          <w:tcPr>
            <w:tcW w:w="3478" w:type="dxa"/>
          </w:tcPr>
          <w:p w14:paraId="3E1F4830" w14:textId="77777777" w:rsidR="00C12AFA" w:rsidRPr="00180359" w:rsidRDefault="00C12AFA" w:rsidP="009B2F61">
            <w:pPr>
              <w:jc w:val="center"/>
              <w:rPr>
                <w:b/>
                <w:bCs/>
                <w:sz w:val="24"/>
                <w:szCs w:val="24"/>
                <w:rtl/>
              </w:rPr>
            </w:pPr>
            <w:r w:rsidRPr="00180359">
              <w:rPr>
                <w:rFonts w:hint="cs"/>
                <w:b/>
                <w:bCs/>
                <w:sz w:val="24"/>
                <w:szCs w:val="24"/>
                <w:rtl/>
              </w:rPr>
              <w:t>11</w:t>
            </w:r>
            <w:r w:rsidR="00E87155">
              <w:rPr>
                <w:b/>
                <w:bCs/>
                <w:sz w:val="24"/>
                <w:szCs w:val="24"/>
              </w:rPr>
              <w:t>TC</w:t>
            </w:r>
          </w:p>
        </w:tc>
        <w:tc>
          <w:tcPr>
            <w:tcW w:w="3478" w:type="dxa"/>
          </w:tcPr>
          <w:p w14:paraId="51213D9E" w14:textId="77777777" w:rsidR="00C12AFA" w:rsidRPr="00180359" w:rsidRDefault="00604BC4" w:rsidP="002C4938">
            <w:pPr>
              <w:rPr>
                <w:b/>
                <w:bCs/>
                <w:sz w:val="24"/>
                <w:szCs w:val="24"/>
                <w:rtl/>
              </w:rPr>
            </w:pPr>
            <w:r w:rsidRPr="00180359">
              <w:rPr>
                <w:rFonts w:hint="cs"/>
                <w:b/>
                <w:bCs/>
                <w:sz w:val="24"/>
                <w:szCs w:val="24"/>
                <w:rtl/>
              </w:rPr>
              <w:t xml:space="preserve">בדוק כניסה עם </w:t>
            </w:r>
            <w:proofErr w:type="spellStart"/>
            <w:r w:rsidRPr="00180359">
              <w:rPr>
                <w:rFonts w:hint="cs"/>
                <w:b/>
                <w:bCs/>
                <w:sz w:val="24"/>
                <w:szCs w:val="24"/>
                <w:rtl/>
              </w:rPr>
              <w:t>איימל</w:t>
            </w:r>
            <w:proofErr w:type="spellEnd"/>
            <w:r w:rsidRPr="00180359">
              <w:rPr>
                <w:rFonts w:hint="cs"/>
                <w:b/>
                <w:bCs/>
                <w:sz w:val="24"/>
                <w:szCs w:val="24"/>
                <w:rtl/>
              </w:rPr>
              <w:t xml:space="preserve"> תקין וסיסמא לא תקינה</w:t>
            </w:r>
          </w:p>
        </w:tc>
        <w:tc>
          <w:tcPr>
            <w:tcW w:w="1100" w:type="dxa"/>
            <w:vMerge/>
          </w:tcPr>
          <w:p w14:paraId="0345AA9F" w14:textId="77777777" w:rsidR="00C12AFA" w:rsidRPr="00180359" w:rsidRDefault="00C12AFA" w:rsidP="002C4938">
            <w:pPr>
              <w:rPr>
                <w:b/>
                <w:bCs/>
                <w:sz w:val="24"/>
                <w:szCs w:val="24"/>
                <w:rtl/>
              </w:rPr>
            </w:pPr>
          </w:p>
        </w:tc>
      </w:tr>
      <w:tr w:rsidR="00604BC4" w:rsidRPr="00180359" w14:paraId="613E4C00" w14:textId="77777777" w:rsidTr="002C4938">
        <w:trPr>
          <w:trHeight w:val="274"/>
        </w:trPr>
        <w:tc>
          <w:tcPr>
            <w:tcW w:w="3478" w:type="dxa"/>
          </w:tcPr>
          <w:p w14:paraId="3A8AEFF9" w14:textId="77777777" w:rsidR="00C12AFA" w:rsidRPr="00180359" w:rsidRDefault="00C12AFA" w:rsidP="009B2F61">
            <w:pPr>
              <w:jc w:val="center"/>
              <w:rPr>
                <w:b/>
                <w:bCs/>
                <w:sz w:val="24"/>
                <w:szCs w:val="24"/>
                <w:rtl/>
              </w:rPr>
            </w:pPr>
            <w:r w:rsidRPr="00180359">
              <w:rPr>
                <w:rFonts w:hint="cs"/>
                <w:b/>
                <w:bCs/>
                <w:sz w:val="24"/>
                <w:szCs w:val="24"/>
                <w:rtl/>
              </w:rPr>
              <w:t>12</w:t>
            </w:r>
            <w:r w:rsidR="00E87155">
              <w:rPr>
                <w:b/>
                <w:bCs/>
                <w:sz w:val="24"/>
                <w:szCs w:val="24"/>
              </w:rPr>
              <w:t>TC</w:t>
            </w:r>
          </w:p>
        </w:tc>
        <w:tc>
          <w:tcPr>
            <w:tcW w:w="3478" w:type="dxa"/>
          </w:tcPr>
          <w:p w14:paraId="7F24EC95" w14:textId="77777777" w:rsidR="00C12AFA" w:rsidRPr="00180359" w:rsidRDefault="00604BC4" w:rsidP="002C4938">
            <w:pPr>
              <w:rPr>
                <w:b/>
                <w:bCs/>
                <w:sz w:val="24"/>
                <w:szCs w:val="24"/>
                <w:rtl/>
              </w:rPr>
            </w:pPr>
            <w:r w:rsidRPr="00180359">
              <w:rPr>
                <w:rFonts w:hint="cs"/>
                <w:b/>
                <w:bCs/>
                <w:sz w:val="24"/>
                <w:szCs w:val="24"/>
                <w:rtl/>
              </w:rPr>
              <w:t xml:space="preserve">בדוק התחברות עם </w:t>
            </w:r>
            <w:proofErr w:type="spellStart"/>
            <w:r w:rsidRPr="00180359">
              <w:rPr>
                <w:rFonts w:hint="cs"/>
                <w:b/>
                <w:bCs/>
                <w:sz w:val="24"/>
                <w:szCs w:val="24"/>
                <w:rtl/>
              </w:rPr>
              <w:t>איימל</w:t>
            </w:r>
            <w:proofErr w:type="spellEnd"/>
            <w:r w:rsidRPr="00180359">
              <w:rPr>
                <w:rFonts w:hint="cs"/>
                <w:b/>
                <w:bCs/>
                <w:sz w:val="24"/>
                <w:szCs w:val="24"/>
                <w:rtl/>
              </w:rPr>
              <w:t xml:space="preserve"> לא תקין וסיסמא תקינה</w:t>
            </w:r>
          </w:p>
        </w:tc>
        <w:tc>
          <w:tcPr>
            <w:tcW w:w="1100" w:type="dxa"/>
            <w:vMerge/>
          </w:tcPr>
          <w:p w14:paraId="46951B1F" w14:textId="77777777" w:rsidR="00C12AFA" w:rsidRPr="00180359" w:rsidRDefault="00C12AFA" w:rsidP="002C4938">
            <w:pPr>
              <w:rPr>
                <w:b/>
                <w:bCs/>
                <w:sz w:val="24"/>
                <w:szCs w:val="24"/>
                <w:rtl/>
              </w:rPr>
            </w:pPr>
          </w:p>
        </w:tc>
      </w:tr>
      <w:tr w:rsidR="00604BC4" w:rsidRPr="00180359" w14:paraId="1C46F998" w14:textId="77777777" w:rsidTr="002C4938">
        <w:trPr>
          <w:trHeight w:val="274"/>
        </w:trPr>
        <w:tc>
          <w:tcPr>
            <w:tcW w:w="3478" w:type="dxa"/>
          </w:tcPr>
          <w:p w14:paraId="2DF690BD" w14:textId="77777777" w:rsidR="00C12AFA" w:rsidRPr="00180359" w:rsidRDefault="00C12AFA" w:rsidP="009B2F61">
            <w:pPr>
              <w:jc w:val="center"/>
              <w:rPr>
                <w:b/>
                <w:bCs/>
                <w:sz w:val="24"/>
                <w:szCs w:val="24"/>
                <w:rtl/>
              </w:rPr>
            </w:pPr>
            <w:r w:rsidRPr="00180359">
              <w:rPr>
                <w:rFonts w:hint="cs"/>
                <w:b/>
                <w:bCs/>
                <w:sz w:val="24"/>
                <w:szCs w:val="24"/>
                <w:rtl/>
              </w:rPr>
              <w:t>13</w:t>
            </w:r>
            <w:r w:rsidR="00E87155">
              <w:rPr>
                <w:b/>
                <w:bCs/>
                <w:sz w:val="24"/>
                <w:szCs w:val="24"/>
              </w:rPr>
              <w:t>TC</w:t>
            </w:r>
          </w:p>
        </w:tc>
        <w:tc>
          <w:tcPr>
            <w:tcW w:w="3478" w:type="dxa"/>
          </w:tcPr>
          <w:p w14:paraId="671B7C59" w14:textId="77777777" w:rsidR="00C12AFA" w:rsidRPr="00180359" w:rsidRDefault="00604BC4" w:rsidP="002C4938">
            <w:pPr>
              <w:rPr>
                <w:b/>
                <w:bCs/>
                <w:sz w:val="24"/>
                <w:szCs w:val="24"/>
                <w:rtl/>
              </w:rPr>
            </w:pPr>
            <w:r w:rsidRPr="00180359">
              <w:rPr>
                <w:rFonts w:hint="cs"/>
                <w:b/>
                <w:bCs/>
                <w:sz w:val="24"/>
                <w:szCs w:val="24"/>
                <w:rtl/>
              </w:rPr>
              <w:t xml:space="preserve">בדוק התחברות עם אימייל באותיות גדולות וסיסמא תקינה </w:t>
            </w:r>
          </w:p>
        </w:tc>
        <w:tc>
          <w:tcPr>
            <w:tcW w:w="1100" w:type="dxa"/>
            <w:vMerge/>
          </w:tcPr>
          <w:p w14:paraId="247E4C6F" w14:textId="77777777" w:rsidR="00C12AFA" w:rsidRPr="00180359" w:rsidRDefault="00C12AFA" w:rsidP="002C4938">
            <w:pPr>
              <w:rPr>
                <w:b/>
                <w:bCs/>
                <w:sz w:val="24"/>
                <w:szCs w:val="24"/>
                <w:rtl/>
              </w:rPr>
            </w:pPr>
          </w:p>
        </w:tc>
      </w:tr>
    </w:tbl>
    <w:p w14:paraId="69E209B1" w14:textId="77777777" w:rsidR="00C12AFA" w:rsidRPr="00180359" w:rsidRDefault="00C12AFA" w:rsidP="00C12AFA">
      <w:pPr>
        <w:rPr>
          <w:b/>
          <w:bCs/>
          <w:sz w:val="24"/>
          <w:szCs w:val="24"/>
          <w:rtl/>
        </w:rPr>
      </w:pPr>
    </w:p>
    <w:p w14:paraId="1F9AC476" w14:textId="77777777" w:rsidR="007E1DE8" w:rsidRPr="00180359" w:rsidRDefault="007E1DE8" w:rsidP="00C12AFA">
      <w:pPr>
        <w:rPr>
          <w:b/>
          <w:bCs/>
          <w:sz w:val="24"/>
          <w:szCs w:val="24"/>
          <w:rtl/>
        </w:rPr>
      </w:pPr>
    </w:p>
    <w:p w14:paraId="0F6FB1B2" w14:textId="77777777" w:rsidR="007E1DE8" w:rsidRPr="00180359" w:rsidRDefault="007E1DE8" w:rsidP="00C12AFA">
      <w:pPr>
        <w:rPr>
          <w:b/>
          <w:bCs/>
          <w:sz w:val="24"/>
          <w:szCs w:val="24"/>
          <w:rtl/>
        </w:rPr>
      </w:pPr>
    </w:p>
    <w:p w14:paraId="4B00B070" w14:textId="77777777" w:rsidR="007E1DE8" w:rsidRPr="00180359" w:rsidRDefault="007E1DE8" w:rsidP="00C12AFA">
      <w:pPr>
        <w:rPr>
          <w:b/>
          <w:bCs/>
          <w:sz w:val="24"/>
          <w:szCs w:val="24"/>
          <w:rtl/>
        </w:rPr>
      </w:pPr>
    </w:p>
    <w:p w14:paraId="747D8A0F" w14:textId="77777777" w:rsidR="007E1DE8" w:rsidRPr="00180359" w:rsidRDefault="007E1DE8" w:rsidP="00C12AFA">
      <w:pPr>
        <w:rPr>
          <w:b/>
          <w:bCs/>
          <w:sz w:val="24"/>
          <w:szCs w:val="24"/>
          <w:rtl/>
        </w:rPr>
      </w:pPr>
    </w:p>
    <w:p w14:paraId="0F264555" w14:textId="77777777" w:rsidR="007E1DE8" w:rsidRPr="00180359" w:rsidRDefault="007E1DE8" w:rsidP="00C12AFA">
      <w:pPr>
        <w:rPr>
          <w:b/>
          <w:bCs/>
          <w:sz w:val="24"/>
          <w:szCs w:val="24"/>
          <w:rtl/>
        </w:rPr>
      </w:pPr>
    </w:p>
    <w:p w14:paraId="4A3E864D" w14:textId="77777777" w:rsidR="007E1DE8" w:rsidRPr="00180359" w:rsidRDefault="007E1DE8" w:rsidP="00C12AFA">
      <w:pPr>
        <w:rPr>
          <w:b/>
          <w:bCs/>
          <w:sz w:val="24"/>
          <w:szCs w:val="24"/>
          <w:rtl/>
        </w:rPr>
      </w:pPr>
    </w:p>
    <w:p w14:paraId="5BB30932" w14:textId="77777777" w:rsidR="007E1DE8" w:rsidRPr="00180359" w:rsidRDefault="007E1DE8" w:rsidP="00C12AFA">
      <w:pPr>
        <w:rPr>
          <w:b/>
          <w:bCs/>
          <w:sz w:val="24"/>
          <w:szCs w:val="24"/>
          <w:rtl/>
        </w:rPr>
      </w:pPr>
    </w:p>
    <w:tbl>
      <w:tblPr>
        <w:tblStyle w:val="af7"/>
        <w:tblpPr w:leftFromText="180" w:rightFromText="180" w:vertAnchor="text" w:tblpXSpec="right" w:tblpY="1"/>
        <w:tblOverlap w:val="never"/>
        <w:bidiVisual/>
        <w:tblW w:w="0" w:type="auto"/>
        <w:tblLook w:val="04A0" w:firstRow="1" w:lastRow="0" w:firstColumn="1" w:lastColumn="0" w:noHBand="0" w:noVBand="1"/>
      </w:tblPr>
      <w:tblGrid>
        <w:gridCol w:w="3036"/>
        <w:gridCol w:w="3042"/>
        <w:gridCol w:w="2218"/>
      </w:tblGrid>
      <w:tr w:rsidR="00901D01" w:rsidRPr="00180359" w14:paraId="4158ED1A" w14:textId="77777777" w:rsidTr="00901D01">
        <w:trPr>
          <w:trHeight w:val="274"/>
        </w:trPr>
        <w:tc>
          <w:tcPr>
            <w:tcW w:w="3036" w:type="dxa"/>
          </w:tcPr>
          <w:p w14:paraId="7E74991A" w14:textId="77777777" w:rsidR="00901D01" w:rsidRPr="00180359" w:rsidRDefault="00901D01" w:rsidP="002C4938">
            <w:pPr>
              <w:rPr>
                <w:b/>
                <w:bCs/>
                <w:sz w:val="36"/>
                <w:szCs w:val="36"/>
                <w:rtl/>
              </w:rPr>
            </w:pPr>
            <w:r w:rsidRPr="00180359">
              <w:rPr>
                <w:rFonts w:hint="cs"/>
                <w:b/>
                <w:bCs/>
                <w:sz w:val="36"/>
                <w:szCs w:val="36"/>
                <w:rtl/>
              </w:rPr>
              <w:lastRenderedPageBreak/>
              <w:t>מספר בדיקה</w:t>
            </w:r>
          </w:p>
        </w:tc>
        <w:tc>
          <w:tcPr>
            <w:tcW w:w="3042" w:type="dxa"/>
          </w:tcPr>
          <w:p w14:paraId="5A2287C2" w14:textId="77777777" w:rsidR="00901D01" w:rsidRPr="00180359" w:rsidRDefault="00901D01" w:rsidP="002C4938">
            <w:pPr>
              <w:rPr>
                <w:b/>
                <w:bCs/>
                <w:sz w:val="36"/>
                <w:szCs w:val="36"/>
                <w:rtl/>
              </w:rPr>
            </w:pPr>
            <w:r w:rsidRPr="00180359">
              <w:rPr>
                <w:rFonts w:hint="cs"/>
                <w:b/>
                <w:bCs/>
                <w:sz w:val="36"/>
                <w:szCs w:val="36"/>
                <w:rtl/>
              </w:rPr>
              <w:t>מקרי בדיקה</w:t>
            </w:r>
          </w:p>
        </w:tc>
        <w:tc>
          <w:tcPr>
            <w:tcW w:w="2218" w:type="dxa"/>
            <w:vMerge w:val="restart"/>
          </w:tcPr>
          <w:p w14:paraId="79BF0D7E" w14:textId="77777777" w:rsidR="00901D01" w:rsidRPr="00180359" w:rsidRDefault="00901D01" w:rsidP="005A14A6">
            <w:pPr>
              <w:jc w:val="center"/>
              <w:rPr>
                <w:b/>
                <w:bCs/>
                <w:sz w:val="36"/>
                <w:szCs w:val="36"/>
                <w:rtl/>
              </w:rPr>
            </w:pPr>
          </w:p>
          <w:p w14:paraId="317589D2" w14:textId="77777777" w:rsidR="00901D01" w:rsidRPr="00180359" w:rsidRDefault="00901D01" w:rsidP="005A14A6">
            <w:pPr>
              <w:jc w:val="center"/>
              <w:rPr>
                <w:b/>
                <w:bCs/>
                <w:sz w:val="36"/>
                <w:szCs w:val="36"/>
                <w:rtl/>
              </w:rPr>
            </w:pPr>
          </w:p>
          <w:p w14:paraId="0534F843" w14:textId="77777777" w:rsidR="00901D01" w:rsidRPr="00180359" w:rsidRDefault="00901D01" w:rsidP="005A14A6">
            <w:pPr>
              <w:jc w:val="center"/>
              <w:rPr>
                <w:b/>
                <w:bCs/>
                <w:sz w:val="36"/>
                <w:szCs w:val="36"/>
                <w:rtl/>
              </w:rPr>
            </w:pPr>
          </w:p>
          <w:p w14:paraId="5C24D3F1" w14:textId="77777777" w:rsidR="00901D01" w:rsidRPr="00180359" w:rsidRDefault="00901D01" w:rsidP="005A14A6">
            <w:pPr>
              <w:jc w:val="center"/>
              <w:rPr>
                <w:b/>
                <w:bCs/>
                <w:sz w:val="36"/>
                <w:szCs w:val="36"/>
                <w:rtl/>
              </w:rPr>
            </w:pPr>
          </w:p>
          <w:p w14:paraId="0BE3A7D6" w14:textId="77777777" w:rsidR="00901D01" w:rsidRPr="00180359" w:rsidRDefault="00901D01" w:rsidP="00901D01">
            <w:pPr>
              <w:rPr>
                <w:b/>
                <w:bCs/>
                <w:sz w:val="36"/>
                <w:szCs w:val="36"/>
                <w:rtl/>
              </w:rPr>
            </w:pPr>
          </w:p>
          <w:p w14:paraId="37AA63B5" w14:textId="77777777" w:rsidR="00901D01" w:rsidRPr="00180359" w:rsidRDefault="00901D01" w:rsidP="005A14A6">
            <w:pPr>
              <w:jc w:val="center"/>
              <w:rPr>
                <w:b/>
                <w:bCs/>
                <w:sz w:val="36"/>
                <w:szCs w:val="36"/>
                <w:rtl/>
              </w:rPr>
            </w:pPr>
          </w:p>
          <w:p w14:paraId="1EBFDB9E" w14:textId="77777777" w:rsidR="00901D01" w:rsidRPr="00180359" w:rsidRDefault="00901D01" w:rsidP="005A14A6">
            <w:pPr>
              <w:rPr>
                <w:b/>
                <w:bCs/>
                <w:sz w:val="36"/>
                <w:szCs w:val="36"/>
                <w:rtl/>
              </w:rPr>
            </w:pPr>
            <w:r w:rsidRPr="00180359">
              <w:rPr>
                <w:rFonts w:hint="cs"/>
                <w:b/>
                <w:bCs/>
                <w:sz w:val="36"/>
                <w:szCs w:val="36"/>
                <w:rtl/>
              </w:rPr>
              <w:t>בדיקות פונקציונאליות שליליות</w:t>
            </w:r>
          </w:p>
        </w:tc>
      </w:tr>
      <w:tr w:rsidR="00901D01" w:rsidRPr="00180359" w14:paraId="393423EC" w14:textId="77777777" w:rsidTr="00901D01">
        <w:trPr>
          <w:trHeight w:val="274"/>
        </w:trPr>
        <w:tc>
          <w:tcPr>
            <w:tcW w:w="3036" w:type="dxa"/>
          </w:tcPr>
          <w:p w14:paraId="0B8CDAD6" w14:textId="77777777" w:rsidR="00901D01" w:rsidRPr="00180359" w:rsidRDefault="00901D01" w:rsidP="009B2F61">
            <w:pPr>
              <w:jc w:val="center"/>
              <w:rPr>
                <w:b/>
                <w:bCs/>
                <w:sz w:val="24"/>
                <w:szCs w:val="24"/>
                <w:rtl/>
              </w:rPr>
            </w:pPr>
            <w:r w:rsidRPr="00180359">
              <w:rPr>
                <w:rFonts w:hint="cs"/>
                <w:b/>
                <w:bCs/>
                <w:sz w:val="24"/>
                <w:szCs w:val="24"/>
                <w:rtl/>
              </w:rPr>
              <w:t>14</w:t>
            </w:r>
            <w:r w:rsidR="00E87155">
              <w:rPr>
                <w:b/>
                <w:bCs/>
                <w:sz w:val="24"/>
                <w:szCs w:val="24"/>
              </w:rPr>
              <w:t>TC</w:t>
            </w:r>
          </w:p>
        </w:tc>
        <w:tc>
          <w:tcPr>
            <w:tcW w:w="3042" w:type="dxa"/>
          </w:tcPr>
          <w:p w14:paraId="35B3F5CC" w14:textId="77777777" w:rsidR="00901D01" w:rsidRPr="00180359" w:rsidRDefault="00901D01" w:rsidP="002C4938">
            <w:pPr>
              <w:rPr>
                <w:b/>
                <w:bCs/>
                <w:sz w:val="24"/>
                <w:szCs w:val="24"/>
                <w:rtl/>
              </w:rPr>
            </w:pPr>
            <w:r w:rsidRPr="00180359">
              <w:rPr>
                <w:rFonts w:hint="cs"/>
                <w:b/>
                <w:bCs/>
                <w:sz w:val="24"/>
                <w:szCs w:val="24"/>
                <w:rtl/>
              </w:rPr>
              <w:t>בדוק התחברות עם סיסמא לא תקינה ואימייל תקין</w:t>
            </w:r>
          </w:p>
        </w:tc>
        <w:tc>
          <w:tcPr>
            <w:tcW w:w="2218" w:type="dxa"/>
            <w:vMerge/>
          </w:tcPr>
          <w:p w14:paraId="53E95379" w14:textId="77777777" w:rsidR="00901D01" w:rsidRPr="00180359" w:rsidRDefault="00901D01" w:rsidP="002C4938">
            <w:pPr>
              <w:rPr>
                <w:b/>
                <w:bCs/>
                <w:sz w:val="24"/>
                <w:szCs w:val="24"/>
                <w:rtl/>
              </w:rPr>
            </w:pPr>
          </w:p>
        </w:tc>
      </w:tr>
      <w:tr w:rsidR="00901D01" w:rsidRPr="00180359" w14:paraId="10D169C8" w14:textId="77777777" w:rsidTr="00901D01">
        <w:trPr>
          <w:trHeight w:val="274"/>
        </w:trPr>
        <w:tc>
          <w:tcPr>
            <w:tcW w:w="3036" w:type="dxa"/>
          </w:tcPr>
          <w:p w14:paraId="2052DBD8" w14:textId="77777777" w:rsidR="00901D01" w:rsidRPr="00180359" w:rsidRDefault="00901D01" w:rsidP="009B2F61">
            <w:pPr>
              <w:jc w:val="center"/>
              <w:rPr>
                <w:b/>
                <w:bCs/>
                <w:sz w:val="24"/>
                <w:szCs w:val="24"/>
                <w:rtl/>
              </w:rPr>
            </w:pPr>
            <w:r w:rsidRPr="00180359">
              <w:rPr>
                <w:rFonts w:hint="cs"/>
                <w:b/>
                <w:bCs/>
                <w:sz w:val="24"/>
                <w:szCs w:val="24"/>
                <w:rtl/>
              </w:rPr>
              <w:t>15</w:t>
            </w:r>
            <w:r w:rsidR="00E87155">
              <w:rPr>
                <w:b/>
                <w:bCs/>
                <w:sz w:val="24"/>
                <w:szCs w:val="24"/>
              </w:rPr>
              <w:t>TC</w:t>
            </w:r>
          </w:p>
        </w:tc>
        <w:tc>
          <w:tcPr>
            <w:tcW w:w="3042" w:type="dxa"/>
          </w:tcPr>
          <w:p w14:paraId="25C8AF68" w14:textId="77777777" w:rsidR="00901D01" w:rsidRPr="00180359" w:rsidRDefault="00901D01" w:rsidP="005A14A6">
            <w:pPr>
              <w:rPr>
                <w:b/>
                <w:bCs/>
                <w:sz w:val="24"/>
                <w:szCs w:val="24"/>
                <w:rtl/>
              </w:rPr>
            </w:pPr>
            <w:r w:rsidRPr="00180359">
              <w:rPr>
                <w:rFonts w:hint="cs"/>
                <w:b/>
                <w:bCs/>
                <w:sz w:val="24"/>
                <w:szCs w:val="24"/>
                <w:rtl/>
              </w:rPr>
              <w:t>בדוק התחברות עם אימייל לא תקין וסיסמא תקינה</w:t>
            </w:r>
          </w:p>
        </w:tc>
        <w:tc>
          <w:tcPr>
            <w:tcW w:w="2218" w:type="dxa"/>
            <w:vMerge/>
          </w:tcPr>
          <w:p w14:paraId="1EFDFCA1" w14:textId="77777777" w:rsidR="00901D01" w:rsidRPr="00180359" w:rsidRDefault="00901D01" w:rsidP="002C4938">
            <w:pPr>
              <w:rPr>
                <w:b/>
                <w:bCs/>
                <w:sz w:val="24"/>
                <w:szCs w:val="24"/>
                <w:rtl/>
              </w:rPr>
            </w:pPr>
          </w:p>
        </w:tc>
      </w:tr>
      <w:tr w:rsidR="00901D01" w:rsidRPr="00180359" w14:paraId="1F8E3DC4" w14:textId="77777777" w:rsidTr="00901D01">
        <w:trPr>
          <w:trHeight w:val="286"/>
        </w:trPr>
        <w:tc>
          <w:tcPr>
            <w:tcW w:w="3036" w:type="dxa"/>
          </w:tcPr>
          <w:p w14:paraId="4CD3E776" w14:textId="77777777" w:rsidR="00901D01" w:rsidRPr="00180359" w:rsidRDefault="00901D01" w:rsidP="009B2F61">
            <w:pPr>
              <w:jc w:val="center"/>
              <w:rPr>
                <w:b/>
                <w:bCs/>
                <w:sz w:val="24"/>
                <w:szCs w:val="24"/>
                <w:rtl/>
              </w:rPr>
            </w:pPr>
            <w:r w:rsidRPr="00180359">
              <w:rPr>
                <w:rFonts w:hint="cs"/>
                <w:b/>
                <w:bCs/>
                <w:sz w:val="24"/>
                <w:szCs w:val="24"/>
                <w:rtl/>
              </w:rPr>
              <w:t>16</w:t>
            </w:r>
            <w:r w:rsidR="00E87155">
              <w:rPr>
                <w:b/>
                <w:bCs/>
                <w:sz w:val="24"/>
                <w:szCs w:val="24"/>
              </w:rPr>
              <w:t>TC</w:t>
            </w:r>
          </w:p>
        </w:tc>
        <w:tc>
          <w:tcPr>
            <w:tcW w:w="3042" w:type="dxa"/>
          </w:tcPr>
          <w:p w14:paraId="7863707B" w14:textId="77777777" w:rsidR="00901D01" w:rsidRPr="00180359" w:rsidRDefault="00901D01" w:rsidP="005A14A6">
            <w:pPr>
              <w:rPr>
                <w:b/>
                <w:bCs/>
                <w:sz w:val="24"/>
                <w:szCs w:val="24"/>
                <w:rtl/>
              </w:rPr>
            </w:pPr>
            <w:r w:rsidRPr="00180359">
              <w:rPr>
                <w:rFonts w:hint="cs"/>
                <w:b/>
                <w:bCs/>
                <w:sz w:val="24"/>
                <w:szCs w:val="24"/>
                <w:rtl/>
              </w:rPr>
              <w:t>בדוק התחברות רק עם שדה תקין של אימייל</w:t>
            </w:r>
          </w:p>
        </w:tc>
        <w:tc>
          <w:tcPr>
            <w:tcW w:w="2218" w:type="dxa"/>
            <w:vMerge/>
          </w:tcPr>
          <w:p w14:paraId="19DF1DFD" w14:textId="77777777" w:rsidR="00901D01" w:rsidRPr="00180359" w:rsidRDefault="00901D01" w:rsidP="002C4938">
            <w:pPr>
              <w:rPr>
                <w:b/>
                <w:bCs/>
                <w:sz w:val="24"/>
                <w:szCs w:val="24"/>
                <w:rtl/>
              </w:rPr>
            </w:pPr>
          </w:p>
        </w:tc>
      </w:tr>
      <w:tr w:rsidR="00901D01" w:rsidRPr="00180359" w14:paraId="6EB9F5A5" w14:textId="77777777" w:rsidTr="00901D01">
        <w:trPr>
          <w:trHeight w:val="274"/>
        </w:trPr>
        <w:tc>
          <w:tcPr>
            <w:tcW w:w="3036" w:type="dxa"/>
          </w:tcPr>
          <w:p w14:paraId="2EE44D4A" w14:textId="77777777" w:rsidR="00901D01" w:rsidRPr="00180359" w:rsidRDefault="00901D01" w:rsidP="009B2F61">
            <w:pPr>
              <w:jc w:val="center"/>
              <w:rPr>
                <w:b/>
                <w:bCs/>
                <w:sz w:val="24"/>
                <w:szCs w:val="24"/>
                <w:rtl/>
              </w:rPr>
            </w:pPr>
            <w:r w:rsidRPr="00180359">
              <w:rPr>
                <w:rFonts w:hint="cs"/>
                <w:b/>
                <w:bCs/>
                <w:sz w:val="24"/>
                <w:szCs w:val="24"/>
                <w:rtl/>
              </w:rPr>
              <w:t>17</w:t>
            </w:r>
            <w:r w:rsidR="00E87155">
              <w:rPr>
                <w:b/>
                <w:bCs/>
                <w:sz w:val="24"/>
                <w:szCs w:val="24"/>
              </w:rPr>
              <w:t>TC</w:t>
            </w:r>
          </w:p>
        </w:tc>
        <w:tc>
          <w:tcPr>
            <w:tcW w:w="3042" w:type="dxa"/>
          </w:tcPr>
          <w:p w14:paraId="0775D57F" w14:textId="77777777" w:rsidR="00901D01" w:rsidRPr="00180359" w:rsidRDefault="00901D01" w:rsidP="002C4938">
            <w:pPr>
              <w:rPr>
                <w:b/>
                <w:bCs/>
                <w:sz w:val="24"/>
                <w:szCs w:val="24"/>
                <w:rtl/>
              </w:rPr>
            </w:pPr>
            <w:r w:rsidRPr="00180359">
              <w:rPr>
                <w:rFonts w:hint="cs"/>
                <w:b/>
                <w:bCs/>
                <w:sz w:val="24"/>
                <w:szCs w:val="24"/>
                <w:rtl/>
              </w:rPr>
              <w:t>בדוק התחברות רק עם שדה תקין של סיסמא</w:t>
            </w:r>
          </w:p>
        </w:tc>
        <w:tc>
          <w:tcPr>
            <w:tcW w:w="2218" w:type="dxa"/>
            <w:vMerge/>
          </w:tcPr>
          <w:p w14:paraId="4E8C12CC" w14:textId="77777777" w:rsidR="00901D01" w:rsidRPr="00180359" w:rsidRDefault="00901D01" w:rsidP="002C4938">
            <w:pPr>
              <w:rPr>
                <w:b/>
                <w:bCs/>
                <w:sz w:val="24"/>
                <w:szCs w:val="24"/>
                <w:rtl/>
              </w:rPr>
            </w:pPr>
          </w:p>
        </w:tc>
      </w:tr>
      <w:tr w:rsidR="00901D01" w:rsidRPr="00180359" w14:paraId="1A073543" w14:textId="77777777" w:rsidTr="00901D01">
        <w:trPr>
          <w:trHeight w:val="274"/>
        </w:trPr>
        <w:tc>
          <w:tcPr>
            <w:tcW w:w="3036" w:type="dxa"/>
          </w:tcPr>
          <w:p w14:paraId="6F11BD77" w14:textId="77777777" w:rsidR="00901D01" w:rsidRPr="00180359" w:rsidRDefault="00901D01" w:rsidP="009B2F61">
            <w:pPr>
              <w:jc w:val="center"/>
              <w:rPr>
                <w:b/>
                <w:bCs/>
                <w:sz w:val="24"/>
                <w:szCs w:val="24"/>
                <w:rtl/>
              </w:rPr>
            </w:pPr>
            <w:r w:rsidRPr="00180359">
              <w:rPr>
                <w:rFonts w:hint="cs"/>
                <w:b/>
                <w:bCs/>
                <w:sz w:val="24"/>
                <w:szCs w:val="24"/>
                <w:rtl/>
              </w:rPr>
              <w:t>18</w:t>
            </w:r>
            <w:r w:rsidR="00E87155">
              <w:rPr>
                <w:b/>
                <w:bCs/>
                <w:sz w:val="24"/>
                <w:szCs w:val="24"/>
              </w:rPr>
              <w:t>TC</w:t>
            </w:r>
          </w:p>
        </w:tc>
        <w:tc>
          <w:tcPr>
            <w:tcW w:w="3042" w:type="dxa"/>
          </w:tcPr>
          <w:p w14:paraId="169E6842" w14:textId="77777777" w:rsidR="00901D01" w:rsidRPr="00180359" w:rsidRDefault="00901D01" w:rsidP="002C4938">
            <w:pPr>
              <w:rPr>
                <w:b/>
                <w:bCs/>
                <w:sz w:val="24"/>
                <w:szCs w:val="24"/>
                <w:rtl/>
              </w:rPr>
            </w:pPr>
            <w:r w:rsidRPr="00180359">
              <w:rPr>
                <w:rFonts w:hint="cs"/>
                <w:b/>
                <w:bCs/>
                <w:sz w:val="24"/>
                <w:szCs w:val="24"/>
                <w:rtl/>
              </w:rPr>
              <w:t>בדוק התחברות ללא הזנת פרטים של אימייל וסיסמא</w:t>
            </w:r>
          </w:p>
        </w:tc>
        <w:tc>
          <w:tcPr>
            <w:tcW w:w="2218" w:type="dxa"/>
            <w:vMerge/>
          </w:tcPr>
          <w:p w14:paraId="5612605A" w14:textId="77777777" w:rsidR="00901D01" w:rsidRPr="00180359" w:rsidRDefault="00901D01" w:rsidP="002C4938">
            <w:pPr>
              <w:rPr>
                <w:b/>
                <w:bCs/>
                <w:sz w:val="24"/>
                <w:szCs w:val="24"/>
                <w:rtl/>
              </w:rPr>
            </w:pPr>
          </w:p>
        </w:tc>
      </w:tr>
      <w:tr w:rsidR="00901D01" w:rsidRPr="00180359" w14:paraId="441AA646" w14:textId="77777777" w:rsidTr="00901D01">
        <w:trPr>
          <w:trHeight w:val="589"/>
        </w:trPr>
        <w:tc>
          <w:tcPr>
            <w:tcW w:w="3036" w:type="dxa"/>
          </w:tcPr>
          <w:p w14:paraId="219319A4" w14:textId="77777777" w:rsidR="00901D01" w:rsidRPr="00180359" w:rsidRDefault="00901D01" w:rsidP="009B2F61">
            <w:pPr>
              <w:jc w:val="center"/>
              <w:rPr>
                <w:b/>
                <w:bCs/>
                <w:sz w:val="24"/>
                <w:szCs w:val="24"/>
                <w:rtl/>
              </w:rPr>
            </w:pPr>
            <w:r w:rsidRPr="00180359">
              <w:rPr>
                <w:rFonts w:hint="cs"/>
                <w:b/>
                <w:bCs/>
                <w:sz w:val="24"/>
                <w:szCs w:val="24"/>
                <w:rtl/>
              </w:rPr>
              <w:t>19</w:t>
            </w:r>
            <w:r w:rsidR="00E87155">
              <w:rPr>
                <w:b/>
                <w:bCs/>
                <w:sz w:val="24"/>
                <w:szCs w:val="24"/>
              </w:rPr>
              <w:t>TC</w:t>
            </w:r>
          </w:p>
        </w:tc>
        <w:tc>
          <w:tcPr>
            <w:tcW w:w="3042" w:type="dxa"/>
          </w:tcPr>
          <w:p w14:paraId="234B7B4D" w14:textId="77777777" w:rsidR="00901D01" w:rsidRPr="00180359" w:rsidRDefault="00901D01" w:rsidP="002C4938">
            <w:pPr>
              <w:rPr>
                <w:b/>
                <w:bCs/>
                <w:sz w:val="24"/>
                <w:szCs w:val="24"/>
                <w:rtl/>
              </w:rPr>
            </w:pPr>
            <w:r w:rsidRPr="00180359">
              <w:rPr>
                <w:rFonts w:hint="cs"/>
                <w:b/>
                <w:bCs/>
                <w:sz w:val="24"/>
                <w:szCs w:val="24"/>
                <w:rtl/>
              </w:rPr>
              <w:t>בדוק התחברות עם רווחים בסיסמא ואימייל תקין</w:t>
            </w:r>
          </w:p>
        </w:tc>
        <w:tc>
          <w:tcPr>
            <w:tcW w:w="2218" w:type="dxa"/>
            <w:vMerge/>
          </w:tcPr>
          <w:p w14:paraId="21C600D5" w14:textId="77777777" w:rsidR="00901D01" w:rsidRPr="00180359" w:rsidRDefault="00901D01" w:rsidP="002C4938">
            <w:pPr>
              <w:rPr>
                <w:b/>
                <w:bCs/>
                <w:sz w:val="24"/>
                <w:szCs w:val="24"/>
                <w:rtl/>
              </w:rPr>
            </w:pPr>
          </w:p>
        </w:tc>
      </w:tr>
      <w:tr w:rsidR="00901D01" w:rsidRPr="00180359" w14:paraId="510D6605" w14:textId="77777777" w:rsidTr="00901D01">
        <w:trPr>
          <w:trHeight w:val="274"/>
        </w:trPr>
        <w:tc>
          <w:tcPr>
            <w:tcW w:w="3036" w:type="dxa"/>
          </w:tcPr>
          <w:p w14:paraId="4D699C6D" w14:textId="77777777" w:rsidR="00901D01" w:rsidRPr="00180359" w:rsidRDefault="00901D01" w:rsidP="009B2F61">
            <w:pPr>
              <w:jc w:val="center"/>
              <w:rPr>
                <w:b/>
                <w:bCs/>
                <w:sz w:val="24"/>
                <w:szCs w:val="24"/>
                <w:rtl/>
              </w:rPr>
            </w:pPr>
            <w:r w:rsidRPr="00180359">
              <w:rPr>
                <w:rFonts w:hint="cs"/>
                <w:b/>
                <w:bCs/>
                <w:sz w:val="24"/>
                <w:szCs w:val="24"/>
                <w:rtl/>
              </w:rPr>
              <w:t>20</w:t>
            </w:r>
            <w:r w:rsidR="00E87155">
              <w:rPr>
                <w:b/>
                <w:bCs/>
                <w:sz w:val="24"/>
                <w:szCs w:val="24"/>
              </w:rPr>
              <w:t>TC</w:t>
            </w:r>
          </w:p>
        </w:tc>
        <w:tc>
          <w:tcPr>
            <w:tcW w:w="3042" w:type="dxa"/>
          </w:tcPr>
          <w:p w14:paraId="67A2E8FF" w14:textId="77777777" w:rsidR="00901D01" w:rsidRPr="00180359" w:rsidRDefault="00901D01" w:rsidP="002C4938">
            <w:pPr>
              <w:rPr>
                <w:b/>
                <w:bCs/>
                <w:sz w:val="24"/>
                <w:szCs w:val="24"/>
                <w:rtl/>
              </w:rPr>
            </w:pPr>
            <w:r w:rsidRPr="00180359">
              <w:rPr>
                <w:rFonts w:hint="cs"/>
                <w:b/>
                <w:bCs/>
                <w:sz w:val="24"/>
                <w:szCs w:val="24"/>
                <w:rtl/>
              </w:rPr>
              <w:t>בדוק התחברות עם רווחים באימייל וסיסמא תקין</w:t>
            </w:r>
          </w:p>
        </w:tc>
        <w:tc>
          <w:tcPr>
            <w:tcW w:w="2218" w:type="dxa"/>
            <w:vMerge/>
          </w:tcPr>
          <w:p w14:paraId="6FD171F3" w14:textId="77777777" w:rsidR="00901D01" w:rsidRPr="00180359" w:rsidRDefault="00901D01" w:rsidP="002C4938">
            <w:pPr>
              <w:rPr>
                <w:b/>
                <w:bCs/>
                <w:sz w:val="24"/>
                <w:szCs w:val="24"/>
                <w:rtl/>
              </w:rPr>
            </w:pPr>
          </w:p>
        </w:tc>
      </w:tr>
      <w:tr w:rsidR="00901D01" w:rsidRPr="00180359" w14:paraId="6A79F28B" w14:textId="77777777" w:rsidTr="00901D01">
        <w:trPr>
          <w:trHeight w:val="274"/>
        </w:trPr>
        <w:tc>
          <w:tcPr>
            <w:tcW w:w="3036" w:type="dxa"/>
          </w:tcPr>
          <w:p w14:paraId="0A0FB9A4" w14:textId="77777777" w:rsidR="00901D01" w:rsidRPr="00180359" w:rsidRDefault="00901D01" w:rsidP="009B2F61">
            <w:pPr>
              <w:jc w:val="center"/>
              <w:rPr>
                <w:b/>
                <w:bCs/>
                <w:sz w:val="24"/>
                <w:szCs w:val="24"/>
                <w:rtl/>
              </w:rPr>
            </w:pPr>
            <w:r w:rsidRPr="00180359">
              <w:rPr>
                <w:rFonts w:hint="cs"/>
                <w:b/>
                <w:bCs/>
                <w:sz w:val="24"/>
                <w:szCs w:val="24"/>
                <w:rtl/>
              </w:rPr>
              <w:t>21</w:t>
            </w:r>
            <w:r w:rsidR="00E87155">
              <w:rPr>
                <w:b/>
                <w:bCs/>
                <w:sz w:val="24"/>
                <w:szCs w:val="24"/>
              </w:rPr>
              <w:t>TC</w:t>
            </w:r>
          </w:p>
        </w:tc>
        <w:tc>
          <w:tcPr>
            <w:tcW w:w="3042" w:type="dxa"/>
          </w:tcPr>
          <w:p w14:paraId="18518AAB" w14:textId="77777777" w:rsidR="00901D01" w:rsidRPr="00180359" w:rsidRDefault="00901D01" w:rsidP="002C4938">
            <w:pPr>
              <w:rPr>
                <w:b/>
                <w:bCs/>
                <w:sz w:val="24"/>
                <w:szCs w:val="24"/>
                <w:rtl/>
              </w:rPr>
            </w:pPr>
            <w:r w:rsidRPr="00180359">
              <w:rPr>
                <w:rFonts w:hint="cs"/>
                <w:b/>
                <w:bCs/>
                <w:sz w:val="24"/>
                <w:szCs w:val="24"/>
                <w:rtl/>
              </w:rPr>
              <w:t>בדוק התחברות לאחר לחיצה כפולה על כניסה לאחר הזנת אימייל תקין וסיסמא לא תקינה</w:t>
            </w:r>
          </w:p>
        </w:tc>
        <w:tc>
          <w:tcPr>
            <w:tcW w:w="2218" w:type="dxa"/>
            <w:vMerge/>
          </w:tcPr>
          <w:p w14:paraId="0B417D8B" w14:textId="77777777" w:rsidR="00901D01" w:rsidRPr="00180359" w:rsidRDefault="00901D01" w:rsidP="002C4938">
            <w:pPr>
              <w:rPr>
                <w:b/>
                <w:bCs/>
                <w:sz w:val="24"/>
                <w:szCs w:val="24"/>
                <w:rtl/>
              </w:rPr>
            </w:pPr>
          </w:p>
        </w:tc>
      </w:tr>
      <w:tr w:rsidR="00901D01" w:rsidRPr="00180359" w14:paraId="1CA7E3BC" w14:textId="77777777" w:rsidTr="00901D01">
        <w:trPr>
          <w:trHeight w:val="274"/>
        </w:trPr>
        <w:tc>
          <w:tcPr>
            <w:tcW w:w="3036" w:type="dxa"/>
          </w:tcPr>
          <w:p w14:paraId="635AAF69" w14:textId="77777777" w:rsidR="00901D01" w:rsidRPr="00180359" w:rsidRDefault="00901D01" w:rsidP="009B2F61">
            <w:pPr>
              <w:jc w:val="center"/>
              <w:rPr>
                <w:b/>
                <w:bCs/>
                <w:sz w:val="24"/>
                <w:szCs w:val="24"/>
                <w:rtl/>
              </w:rPr>
            </w:pPr>
            <w:r w:rsidRPr="00180359">
              <w:rPr>
                <w:rFonts w:hint="cs"/>
                <w:b/>
                <w:bCs/>
                <w:sz w:val="24"/>
                <w:szCs w:val="24"/>
                <w:rtl/>
              </w:rPr>
              <w:t>22</w:t>
            </w:r>
            <w:r w:rsidR="00E87155">
              <w:rPr>
                <w:b/>
                <w:bCs/>
                <w:sz w:val="24"/>
                <w:szCs w:val="24"/>
              </w:rPr>
              <w:t>TC</w:t>
            </w:r>
          </w:p>
        </w:tc>
        <w:tc>
          <w:tcPr>
            <w:tcW w:w="3042" w:type="dxa"/>
          </w:tcPr>
          <w:p w14:paraId="29084515" w14:textId="77777777" w:rsidR="00901D01" w:rsidRPr="00180359" w:rsidRDefault="00901D01" w:rsidP="002C4938">
            <w:pPr>
              <w:rPr>
                <w:b/>
                <w:bCs/>
                <w:sz w:val="24"/>
                <w:szCs w:val="24"/>
                <w:rtl/>
              </w:rPr>
            </w:pPr>
            <w:r w:rsidRPr="00180359">
              <w:rPr>
                <w:rFonts w:hint="cs"/>
                <w:b/>
                <w:bCs/>
                <w:sz w:val="24"/>
                <w:szCs w:val="24"/>
                <w:rtl/>
              </w:rPr>
              <w:t>בדוק התחברות לאחר לחיצה כפולה על כניסה לאחר הזנת אימייל לא תקין וסיסמא תקינה.</w:t>
            </w:r>
          </w:p>
        </w:tc>
        <w:tc>
          <w:tcPr>
            <w:tcW w:w="2218" w:type="dxa"/>
            <w:vMerge/>
          </w:tcPr>
          <w:p w14:paraId="3D4F0CB9" w14:textId="77777777" w:rsidR="00901D01" w:rsidRPr="00180359" w:rsidRDefault="00901D01" w:rsidP="002C4938">
            <w:pPr>
              <w:rPr>
                <w:b/>
                <w:bCs/>
                <w:sz w:val="24"/>
                <w:szCs w:val="24"/>
                <w:rtl/>
              </w:rPr>
            </w:pPr>
          </w:p>
        </w:tc>
      </w:tr>
      <w:tr w:rsidR="00901D01" w:rsidRPr="00180359" w14:paraId="35430285" w14:textId="77777777" w:rsidTr="00901D01">
        <w:trPr>
          <w:trHeight w:val="274"/>
        </w:trPr>
        <w:tc>
          <w:tcPr>
            <w:tcW w:w="3036" w:type="dxa"/>
          </w:tcPr>
          <w:p w14:paraId="6FD8648F" w14:textId="77777777" w:rsidR="00901D01" w:rsidRPr="00180359" w:rsidRDefault="00901D01" w:rsidP="009B2F61">
            <w:pPr>
              <w:jc w:val="center"/>
              <w:rPr>
                <w:b/>
                <w:bCs/>
                <w:sz w:val="24"/>
                <w:szCs w:val="24"/>
                <w:rtl/>
              </w:rPr>
            </w:pPr>
            <w:r w:rsidRPr="00180359">
              <w:rPr>
                <w:rFonts w:hint="cs"/>
                <w:b/>
                <w:bCs/>
                <w:sz w:val="24"/>
                <w:szCs w:val="24"/>
                <w:rtl/>
              </w:rPr>
              <w:t>23</w:t>
            </w:r>
            <w:r w:rsidR="00E87155">
              <w:rPr>
                <w:b/>
                <w:bCs/>
                <w:sz w:val="24"/>
                <w:szCs w:val="24"/>
              </w:rPr>
              <w:t>TC</w:t>
            </w:r>
          </w:p>
        </w:tc>
        <w:tc>
          <w:tcPr>
            <w:tcW w:w="3042" w:type="dxa"/>
          </w:tcPr>
          <w:p w14:paraId="5B96A3CE" w14:textId="77777777" w:rsidR="00901D01" w:rsidRPr="00180359" w:rsidRDefault="00901D01" w:rsidP="002C4938">
            <w:pPr>
              <w:rPr>
                <w:b/>
                <w:bCs/>
                <w:sz w:val="24"/>
                <w:szCs w:val="24"/>
                <w:rtl/>
              </w:rPr>
            </w:pPr>
            <w:r w:rsidRPr="00180359">
              <w:rPr>
                <w:rFonts w:hint="cs"/>
                <w:b/>
                <w:bCs/>
                <w:sz w:val="24"/>
                <w:szCs w:val="24"/>
                <w:rtl/>
              </w:rPr>
              <w:t>בדוק התחברות לאחר לחיצה כפולה על</w:t>
            </w:r>
            <w:r w:rsidR="00E87155">
              <w:rPr>
                <w:b/>
                <w:bCs/>
                <w:sz w:val="24"/>
                <w:szCs w:val="24"/>
              </w:rPr>
              <w:t xml:space="preserve"> </w:t>
            </w:r>
            <w:r w:rsidR="00E87155">
              <w:rPr>
                <w:rFonts w:hint="cs"/>
                <w:b/>
                <w:bCs/>
                <w:sz w:val="24"/>
                <w:szCs w:val="24"/>
                <w:rtl/>
              </w:rPr>
              <w:t>כפתור</w:t>
            </w:r>
            <w:r w:rsidRPr="00180359">
              <w:rPr>
                <w:rFonts w:hint="cs"/>
                <w:b/>
                <w:bCs/>
                <w:sz w:val="24"/>
                <w:szCs w:val="24"/>
                <w:rtl/>
              </w:rPr>
              <w:t xml:space="preserve"> כניסה כאשר יש שדה ריק באימייל ובסיסמא</w:t>
            </w:r>
          </w:p>
        </w:tc>
        <w:tc>
          <w:tcPr>
            <w:tcW w:w="2218" w:type="dxa"/>
            <w:vMerge/>
          </w:tcPr>
          <w:p w14:paraId="3D16F85E" w14:textId="77777777" w:rsidR="00901D01" w:rsidRPr="00180359" w:rsidRDefault="00901D01" w:rsidP="002C4938">
            <w:pPr>
              <w:rPr>
                <w:b/>
                <w:bCs/>
                <w:sz w:val="24"/>
                <w:szCs w:val="24"/>
                <w:rtl/>
              </w:rPr>
            </w:pPr>
          </w:p>
        </w:tc>
      </w:tr>
    </w:tbl>
    <w:p w14:paraId="66C47005" w14:textId="77777777" w:rsidR="00C12AFA" w:rsidRPr="00180359" w:rsidRDefault="00C12AFA" w:rsidP="00C12AFA">
      <w:pPr>
        <w:rPr>
          <w:b/>
          <w:bCs/>
          <w:sz w:val="24"/>
          <w:szCs w:val="24"/>
          <w:rtl/>
        </w:rPr>
      </w:pPr>
    </w:p>
    <w:p w14:paraId="190A6981" w14:textId="77777777" w:rsidR="00884721" w:rsidRPr="00180359" w:rsidRDefault="00884721" w:rsidP="00C12AFA">
      <w:pPr>
        <w:rPr>
          <w:b/>
          <w:bCs/>
          <w:sz w:val="24"/>
          <w:szCs w:val="24"/>
          <w:rtl/>
        </w:rPr>
      </w:pPr>
    </w:p>
    <w:p w14:paraId="3F7E2CBD" w14:textId="77777777" w:rsidR="00884721" w:rsidRPr="00180359" w:rsidRDefault="00884721" w:rsidP="00C12AFA">
      <w:pPr>
        <w:rPr>
          <w:b/>
          <w:bCs/>
          <w:sz w:val="24"/>
          <w:szCs w:val="24"/>
          <w:rtl/>
        </w:rPr>
      </w:pPr>
    </w:p>
    <w:p w14:paraId="6687354F" w14:textId="77777777" w:rsidR="00884721" w:rsidRPr="00180359" w:rsidRDefault="00884721" w:rsidP="00C12AFA">
      <w:pPr>
        <w:rPr>
          <w:b/>
          <w:bCs/>
          <w:sz w:val="24"/>
          <w:szCs w:val="24"/>
          <w:rtl/>
        </w:rPr>
      </w:pPr>
    </w:p>
    <w:p w14:paraId="6C15120E" w14:textId="77777777" w:rsidR="00884721" w:rsidRPr="00180359" w:rsidRDefault="00884721" w:rsidP="00C12AFA">
      <w:pPr>
        <w:rPr>
          <w:b/>
          <w:bCs/>
          <w:sz w:val="24"/>
          <w:szCs w:val="24"/>
          <w:rtl/>
        </w:rPr>
      </w:pPr>
    </w:p>
    <w:p w14:paraId="7F6294AC" w14:textId="77777777" w:rsidR="00884721" w:rsidRPr="00180359" w:rsidRDefault="00884721" w:rsidP="00C12AFA">
      <w:pPr>
        <w:rPr>
          <w:b/>
          <w:bCs/>
          <w:sz w:val="24"/>
          <w:szCs w:val="24"/>
          <w:rtl/>
        </w:rPr>
      </w:pPr>
    </w:p>
    <w:p w14:paraId="03EE98C7" w14:textId="77777777" w:rsidR="00884721" w:rsidRPr="00180359" w:rsidRDefault="00884721" w:rsidP="00C12AFA">
      <w:pPr>
        <w:rPr>
          <w:b/>
          <w:bCs/>
          <w:sz w:val="24"/>
          <w:szCs w:val="24"/>
          <w:rtl/>
        </w:rPr>
      </w:pPr>
    </w:p>
    <w:p w14:paraId="7367BB5E" w14:textId="77777777" w:rsidR="00884721" w:rsidRPr="00180359" w:rsidRDefault="00884721" w:rsidP="00C12AFA">
      <w:pPr>
        <w:rPr>
          <w:b/>
          <w:bCs/>
          <w:sz w:val="24"/>
          <w:szCs w:val="24"/>
          <w:rtl/>
        </w:rPr>
      </w:pPr>
    </w:p>
    <w:p w14:paraId="6D8C0460" w14:textId="77777777" w:rsidR="00884721" w:rsidRPr="00180359" w:rsidRDefault="00884721" w:rsidP="00C12AFA">
      <w:pPr>
        <w:rPr>
          <w:b/>
          <w:bCs/>
          <w:sz w:val="24"/>
          <w:szCs w:val="24"/>
          <w:rtl/>
        </w:rPr>
      </w:pPr>
    </w:p>
    <w:p w14:paraId="2F90C133" w14:textId="77777777" w:rsidR="00884721" w:rsidRPr="00180359" w:rsidRDefault="00884721" w:rsidP="00C12AFA">
      <w:pPr>
        <w:rPr>
          <w:b/>
          <w:bCs/>
          <w:sz w:val="24"/>
          <w:szCs w:val="24"/>
          <w:rtl/>
        </w:rPr>
      </w:pPr>
    </w:p>
    <w:p w14:paraId="5F5091C6" w14:textId="77777777" w:rsidR="00884721" w:rsidRPr="00180359" w:rsidRDefault="00884721" w:rsidP="00C12AFA">
      <w:pPr>
        <w:rPr>
          <w:b/>
          <w:bCs/>
          <w:sz w:val="24"/>
          <w:szCs w:val="24"/>
          <w:rtl/>
        </w:rPr>
      </w:pPr>
    </w:p>
    <w:p w14:paraId="30F54760" w14:textId="77777777" w:rsidR="00884721" w:rsidRPr="00180359" w:rsidRDefault="00884721" w:rsidP="00C12AFA">
      <w:pPr>
        <w:rPr>
          <w:b/>
          <w:bCs/>
          <w:sz w:val="24"/>
          <w:szCs w:val="24"/>
          <w:rtl/>
        </w:rPr>
      </w:pPr>
    </w:p>
    <w:p w14:paraId="4CBFFDAC" w14:textId="77777777" w:rsidR="00884721" w:rsidRPr="00180359" w:rsidRDefault="00884721" w:rsidP="00C12AFA">
      <w:pPr>
        <w:rPr>
          <w:b/>
          <w:bCs/>
          <w:sz w:val="24"/>
          <w:szCs w:val="24"/>
          <w:rtl/>
        </w:rPr>
      </w:pPr>
    </w:p>
    <w:tbl>
      <w:tblPr>
        <w:tblStyle w:val="af7"/>
        <w:tblpPr w:leftFromText="180" w:rightFromText="180" w:vertAnchor="text" w:tblpXSpec="right" w:tblpY="1"/>
        <w:tblOverlap w:val="never"/>
        <w:bidiVisual/>
        <w:tblW w:w="0" w:type="auto"/>
        <w:tblLook w:val="04A0" w:firstRow="1" w:lastRow="0" w:firstColumn="1" w:lastColumn="0" w:noHBand="0" w:noVBand="1"/>
      </w:tblPr>
      <w:tblGrid>
        <w:gridCol w:w="3478"/>
        <w:gridCol w:w="3478"/>
        <w:gridCol w:w="1267"/>
      </w:tblGrid>
      <w:tr w:rsidR="00C12AFA" w:rsidRPr="00180359" w14:paraId="66039801" w14:textId="77777777" w:rsidTr="002C4938">
        <w:trPr>
          <w:trHeight w:val="274"/>
        </w:trPr>
        <w:tc>
          <w:tcPr>
            <w:tcW w:w="3478" w:type="dxa"/>
          </w:tcPr>
          <w:p w14:paraId="7C739A7B" w14:textId="77777777" w:rsidR="00C12AFA" w:rsidRPr="00180359" w:rsidRDefault="00C12AFA" w:rsidP="002C4938">
            <w:pPr>
              <w:rPr>
                <w:b/>
                <w:bCs/>
                <w:sz w:val="36"/>
                <w:szCs w:val="36"/>
                <w:rtl/>
              </w:rPr>
            </w:pPr>
            <w:r w:rsidRPr="00180359">
              <w:rPr>
                <w:rFonts w:hint="cs"/>
                <w:b/>
                <w:bCs/>
                <w:sz w:val="36"/>
                <w:szCs w:val="36"/>
                <w:rtl/>
              </w:rPr>
              <w:t>מספר בדיקה</w:t>
            </w:r>
          </w:p>
        </w:tc>
        <w:tc>
          <w:tcPr>
            <w:tcW w:w="3478" w:type="dxa"/>
          </w:tcPr>
          <w:p w14:paraId="79FA4935" w14:textId="77777777" w:rsidR="00C12AFA" w:rsidRPr="00180359" w:rsidRDefault="00C12AFA" w:rsidP="002C4938">
            <w:pPr>
              <w:rPr>
                <w:b/>
                <w:bCs/>
                <w:sz w:val="36"/>
                <w:szCs w:val="36"/>
                <w:rtl/>
              </w:rPr>
            </w:pPr>
            <w:r w:rsidRPr="00180359">
              <w:rPr>
                <w:rFonts w:hint="cs"/>
                <w:b/>
                <w:bCs/>
                <w:sz w:val="36"/>
                <w:szCs w:val="36"/>
                <w:rtl/>
              </w:rPr>
              <w:t>מקרי בדיקה</w:t>
            </w:r>
          </w:p>
        </w:tc>
        <w:tc>
          <w:tcPr>
            <w:tcW w:w="1100" w:type="dxa"/>
            <w:vMerge w:val="restart"/>
          </w:tcPr>
          <w:p w14:paraId="11D75F15" w14:textId="77777777" w:rsidR="00EB7BEA" w:rsidRPr="00180359" w:rsidRDefault="00EB7BEA" w:rsidP="002C4938">
            <w:pPr>
              <w:rPr>
                <w:b/>
                <w:bCs/>
                <w:sz w:val="36"/>
                <w:szCs w:val="36"/>
                <w:rtl/>
              </w:rPr>
            </w:pPr>
          </w:p>
          <w:p w14:paraId="0E67609B" w14:textId="77777777" w:rsidR="00EB7BEA" w:rsidRPr="00180359" w:rsidRDefault="00EB7BEA" w:rsidP="002C4938">
            <w:pPr>
              <w:rPr>
                <w:b/>
                <w:bCs/>
                <w:sz w:val="36"/>
                <w:szCs w:val="36"/>
                <w:rtl/>
              </w:rPr>
            </w:pPr>
          </w:p>
          <w:p w14:paraId="2EF1C1B9" w14:textId="77777777" w:rsidR="00EB7BEA" w:rsidRPr="00180359" w:rsidRDefault="00EB7BEA" w:rsidP="002C4938">
            <w:pPr>
              <w:rPr>
                <w:b/>
                <w:bCs/>
                <w:sz w:val="36"/>
                <w:szCs w:val="36"/>
                <w:rtl/>
              </w:rPr>
            </w:pPr>
          </w:p>
          <w:p w14:paraId="0BA19E84" w14:textId="77777777" w:rsidR="00884721" w:rsidRPr="00180359" w:rsidRDefault="00884721" w:rsidP="002C4938">
            <w:pPr>
              <w:rPr>
                <w:b/>
                <w:bCs/>
                <w:sz w:val="36"/>
                <w:szCs w:val="36"/>
                <w:rtl/>
              </w:rPr>
            </w:pPr>
          </w:p>
          <w:p w14:paraId="524AEC4B" w14:textId="77777777" w:rsidR="00884721" w:rsidRPr="00180359" w:rsidRDefault="00884721" w:rsidP="002C4938">
            <w:pPr>
              <w:rPr>
                <w:b/>
                <w:bCs/>
                <w:sz w:val="36"/>
                <w:szCs w:val="36"/>
                <w:rtl/>
              </w:rPr>
            </w:pPr>
          </w:p>
          <w:p w14:paraId="1F57D7E2" w14:textId="77777777" w:rsidR="00884721" w:rsidRPr="00180359" w:rsidRDefault="00884721" w:rsidP="002C4938">
            <w:pPr>
              <w:rPr>
                <w:b/>
                <w:bCs/>
                <w:sz w:val="36"/>
                <w:szCs w:val="36"/>
                <w:rtl/>
              </w:rPr>
            </w:pPr>
          </w:p>
          <w:p w14:paraId="0801BC64" w14:textId="77777777" w:rsidR="00EB7BEA" w:rsidRPr="00180359" w:rsidRDefault="00EB7BEA" w:rsidP="002C4938">
            <w:pPr>
              <w:rPr>
                <w:b/>
                <w:bCs/>
                <w:sz w:val="36"/>
                <w:szCs w:val="36"/>
                <w:rtl/>
              </w:rPr>
            </w:pPr>
          </w:p>
          <w:p w14:paraId="45A50026" w14:textId="77777777" w:rsidR="00C12AFA" w:rsidRPr="00180359" w:rsidRDefault="007E1DE8" w:rsidP="002C4938">
            <w:pPr>
              <w:rPr>
                <w:b/>
                <w:bCs/>
                <w:sz w:val="36"/>
                <w:szCs w:val="36"/>
                <w:rtl/>
              </w:rPr>
            </w:pPr>
            <w:r w:rsidRPr="00180359">
              <w:rPr>
                <w:rFonts w:hint="cs"/>
                <w:b/>
                <w:bCs/>
                <w:sz w:val="36"/>
                <w:szCs w:val="36"/>
                <w:rtl/>
              </w:rPr>
              <w:t>בדיקות גבולות קצה</w:t>
            </w:r>
          </w:p>
        </w:tc>
      </w:tr>
      <w:tr w:rsidR="00C12AFA" w:rsidRPr="00180359" w14:paraId="5B33834A" w14:textId="77777777" w:rsidTr="002C4938">
        <w:trPr>
          <w:trHeight w:val="274"/>
        </w:trPr>
        <w:tc>
          <w:tcPr>
            <w:tcW w:w="3478" w:type="dxa"/>
          </w:tcPr>
          <w:p w14:paraId="32EB5547" w14:textId="77777777" w:rsidR="00C12AFA" w:rsidRPr="00180359" w:rsidRDefault="007E1DE8" w:rsidP="007E1DE8">
            <w:pPr>
              <w:jc w:val="center"/>
              <w:rPr>
                <w:b/>
                <w:bCs/>
                <w:sz w:val="24"/>
                <w:szCs w:val="24"/>
                <w:rtl/>
              </w:rPr>
            </w:pPr>
            <w:r w:rsidRPr="00180359">
              <w:rPr>
                <w:rFonts w:hint="cs"/>
                <w:b/>
                <w:bCs/>
                <w:sz w:val="24"/>
                <w:szCs w:val="24"/>
                <w:rtl/>
              </w:rPr>
              <w:t>24</w:t>
            </w:r>
            <w:r w:rsidR="00E87155">
              <w:rPr>
                <w:b/>
                <w:bCs/>
                <w:sz w:val="24"/>
                <w:szCs w:val="24"/>
              </w:rPr>
              <w:t>TC</w:t>
            </w:r>
          </w:p>
        </w:tc>
        <w:tc>
          <w:tcPr>
            <w:tcW w:w="3478" w:type="dxa"/>
          </w:tcPr>
          <w:p w14:paraId="09334263" w14:textId="77777777" w:rsidR="00494248" w:rsidRPr="00180359" w:rsidRDefault="00494248" w:rsidP="00494248">
            <w:pPr>
              <w:rPr>
                <w:b/>
                <w:bCs/>
                <w:sz w:val="24"/>
                <w:szCs w:val="24"/>
                <w:rtl/>
              </w:rPr>
            </w:pPr>
            <w:r w:rsidRPr="00180359">
              <w:rPr>
                <w:rFonts w:hint="cs"/>
                <w:b/>
                <w:bCs/>
                <w:sz w:val="24"/>
                <w:szCs w:val="24"/>
                <w:rtl/>
              </w:rPr>
              <w:t>בדוק כניסה עם אימייל בפורמט לא תקין(@#$) וסיסמא תקינה</w:t>
            </w:r>
          </w:p>
        </w:tc>
        <w:tc>
          <w:tcPr>
            <w:tcW w:w="1100" w:type="dxa"/>
            <w:vMerge/>
          </w:tcPr>
          <w:p w14:paraId="0E868F48" w14:textId="77777777" w:rsidR="00C12AFA" w:rsidRPr="00180359" w:rsidRDefault="00C12AFA" w:rsidP="002C4938">
            <w:pPr>
              <w:rPr>
                <w:b/>
                <w:bCs/>
                <w:sz w:val="24"/>
                <w:szCs w:val="24"/>
                <w:rtl/>
              </w:rPr>
            </w:pPr>
          </w:p>
        </w:tc>
      </w:tr>
      <w:tr w:rsidR="00C12AFA" w:rsidRPr="00180359" w14:paraId="4F55EBD6" w14:textId="77777777" w:rsidTr="002C4938">
        <w:trPr>
          <w:trHeight w:val="274"/>
        </w:trPr>
        <w:tc>
          <w:tcPr>
            <w:tcW w:w="3478" w:type="dxa"/>
          </w:tcPr>
          <w:p w14:paraId="62408852" w14:textId="77777777" w:rsidR="00C12AFA" w:rsidRPr="00180359" w:rsidRDefault="007E1DE8" w:rsidP="007E1DE8">
            <w:pPr>
              <w:jc w:val="center"/>
              <w:rPr>
                <w:b/>
                <w:bCs/>
                <w:sz w:val="24"/>
                <w:szCs w:val="24"/>
                <w:rtl/>
              </w:rPr>
            </w:pPr>
            <w:r w:rsidRPr="00180359">
              <w:rPr>
                <w:rFonts w:hint="cs"/>
                <w:b/>
                <w:bCs/>
                <w:sz w:val="24"/>
                <w:szCs w:val="24"/>
                <w:rtl/>
              </w:rPr>
              <w:t>25</w:t>
            </w:r>
            <w:r w:rsidR="00E87155">
              <w:rPr>
                <w:b/>
                <w:bCs/>
                <w:sz w:val="24"/>
                <w:szCs w:val="24"/>
              </w:rPr>
              <w:t>TC</w:t>
            </w:r>
          </w:p>
        </w:tc>
        <w:tc>
          <w:tcPr>
            <w:tcW w:w="3478" w:type="dxa"/>
          </w:tcPr>
          <w:p w14:paraId="60BA94D8" w14:textId="77777777" w:rsidR="00C12AFA" w:rsidRPr="00180359" w:rsidRDefault="00494248" w:rsidP="002C4938">
            <w:pPr>
              <w:rPr>
                <w:b/>
                <w:bCs/>
                <w:sz w:val="24"/>
                <w:szCs w:val="24"/>
                <w:rtl/>
              </w:rPr>
            </w:pPr>
            <w:r w:rsidRPr="00180359">
              <w:rPr>
                <w:rFonts w:hint="cs"/>
                <w:b/>
                <w:bCs/>
                <w:sz w:val="24"/>
                <w:szCs w:val="24"/>
                <w:rtl/>
              </w:rPr>
              <w:t>בדוק התחברות לאחר חוסר פעילות באתר של למעלה מ30 דקות.</w:t>
            </w:r>
          </w:p>
        </w:tc>
        <w:tc>
          <w:tcPr>
            <w:tcW w:w="1100" w:type="dxa"/>
            <w:vMerge/>
          </w:tcPr>
          <w:p w14:paraId="70ED0140" w14:textId="77777777" w:rsidR="00C12AFA" w:rsidRPr="00180359" w:rsidRDefault="00C12AFA" w:rsidP="002C4938">
            <w:pPr>
              <w:rPr>
                <w:b/>
                <w:bCs/>
                <w:sz w:val="24"/>
                <w:szCs w:val="24"/>
                <w:rtl/>
              </w:rPr>
            </w:pPr>
          </w:p>
        </w:tc>
      </w:tr>
      <w:tr w:rsidR="00C12AFA" w:rsidRPr="00180359" w14:paraId="291ACDF8" w14:textId="77777777" w:rsidTr="002C4938">
        <w:trPr>
          <w:trHeight w:val="286"/>
        </w:trPr>
        <w:tc>
          <w:tcPr>
            <w:tcW w:w="3478" w:type="dxa"/>
          </w:tcPr>
          <w:p w14:paraId="2E4546B0" w14:textId="77777777" w:rsidR="00C12AFA" w:rsidRPr="00180359" w:rsidRDefault="007E1DE8" w:rsidP="007E1DE8">
            <w:pPr>
              <w:jc w:val="center"/>
              <w:rPr>
                <w:b/>
                <w:bCs/>
                <w:sz w:val="24"/>
                <w:szCs w:val="24"/>
                <w:rtl/>
              </w:rPr>
            </w:pPr>
            <w:r w:rsidRPr="00180359">
              <w:rPr>
                <w:rFonts w:hint="cs"/>
                <w:b/>
                <w:bCs/>
                <w:sz w:val="24"/>
                <w:szCs w:val="24"/>
                <w:rtl/>
              </w:rPr>
              <w:t>26</w:t>
            </w:r>
            <w:r w:rsidR="00E87155">
              <w:rPr>
                <w:b/>
                <w:bCs/>
                <w:sz w:val="24"/>
                <w:szCs w:val="24"/>
              </w:rPr>
              <w:t>TC</w:t>
            </w:r>
          </w:p>
        </w:tc>
        <w:tc>
          <w:tcPr>
            <w:tcW w:w="3478" w:type="dxa"/>
          </w:tcPr>
          <w:p w14:paraId="32B58E87" w14:textId="77777777" w:rsidR="00C12AFA" w:rsidRPr="00180359" w:rsidRDefault="00494248" w:rsidP="002C4938">
            <w:pPr>
              <w:rPr>
                <w:b/>
                <w:bCs/>
                <w:sz w:val="24"/>
                <w:szCs w:val="24"/>
                <w:rtl/>
              </w:rPr>
            </w:pPr>
            <w:r w:rsidRPr="00180359">
              <w:rPr>
                <w:rFonts w:hint="cs"/>
                <w:b/>
                <w:bCs/>
                <w:sz w:val="24"/>
                <w:szCs w:val="24"/>
                <w:rtl/>
              </w:rPr>
              <w:t>בדוק התחברות עם אימייל תקין וסיסמא באורך הכי מינימל</w:t>
            </w:r>
            <w:r w:rsidRPr="00180359">
              <w:rPr>
                <w:rFonts w:hint="eastAsia"/>
                <w:b/>
                <w:bCs/>
                <w:sz w:val="24"/>
                <w:szCs w:val="24"/>
                <w:rtl/>
              </w:rPr>
              <w:t>י</w:t>
            </w:r>
          </w:p>
        </w:tc>
        <w:tc>
          <w:tcPr>
            <w:tcW w:w="1100" w:type="dxa"/>
            <w:vMerge/>
          </w:tcPr>
          <w:p w14:paraId="7A299A8B" w14:textId="77777777" w:rsidR="00C12AFA" w:rsidRPr="00180359" w:rsidRDefault="00C12AFA" w:rsidP="002C4938">
            <w:pPr>
              <w:rPr>
                <w:b/>
                <w:bCs/>
                <w:sz w:val="24"/>
                <w:szCs w:val="24"/>
                <w:rtl/>
              </w:rPr>
            </w:pPr>
          </w:p>
        </w:tc>
      </w:tr>
      <w:tr w:rsidR="00C12AFA" w:rsidRPr="00180359" w14:paraId="6FF426A0" w14:textId="77777777" w:rsidTr="002C4938">
        <w:trPr>
          <w:trHeight w:val="274"/>
        </w:trPr>
        <w:tc>
          <w:tcPr>
            <w:tcW w:w="3478" w:type="dxa"/>
          </w:tcPr>
          <w:p w14:paraId="045C6629" w14:textId="77777777" w:rsidR="00C12AFA" w:rsidRPr="00180359" w:rsidRDefault="007E1DE8" w:rsidP="007E1DE8">
            <w:pPr>
              <w:jc w:val="center"/>
              <w:rPr>
                <w:b/>
                <w:bCs/>
                <w:sz w:val="24"/>
                <w:szCs w:val="24"/>
                <w:rtl/>
              </w:rPr>
            </w:pPr>
            <w:r w:rsidRPr="00180359">
              <w:rPr>
                <w:rFonts w:hint="cs"/>
                <w:b/>
                <w:bCs/>
                <w:sz w:val="24"/>
                <w:szCs w:val="24"/>
                <w:rtl/>
              </w:rPr>
              <w:t>27</w:t>
            </w:r>
            <w:r w:rsidR="00E87155">
              <w:rPr>
                <w:b/>
                <w:bCs/>
                <w:sz w:val="24"/>
                <w:szCs w:val="24"/>
              </w:rPr>
              <w:t>TC</w:t>
            </w:r>
          </w:p>
        </w:tc>
        <w:tc>
          <w:tcPr>
            <w:tcW w:w="3478" w:type="dxa"/>
          </w:tcPr>
          <w:p w14:paraId="67C7D5CF" w14:textId="77777777" w:rsidR="00C12AFA" w:rsidRPr="00180359" w:rsidRDefault="00494248" w:rsidP="002C4938">
            <w:pPr>
              <w:rPr>
                <w:b/>
                <w:bCs/>
                <w:sz w:val="24"/>
                <w:szCs w:val="24"/>
                <w:rtl/>
              </w:rPr>
            </w:pPr>
            <w:r w:rsidRPr="00180359">
              <w:rPr>
                <w:rFonts w:hint="cs"/>
                <w:b/>
                <w:bCs/>
                <w:sz w:val="24"/>
                <w:szCs w:val="24"/>
                <w:rtl/>
              </w:rPr>
              <w:t>בדוק התחברות עם סיסמא תקינה ואימייל באורך מינימלי</w:t>
            </w:r>
          </w:p>
        </w:tc>
        <w:tc>
          <w:tcPr>
            <w:tcW w:w="1100" w:type="dxa"/>
            <w:vMerge/>
          </w:tcPr>
          <w:p w14:paraId="786258C3" w14:textId="77777777" w:rsidR="00C12AFA" w:rsidRPr="00180359" w:rsidRDefault="00C12AFA" w:rsidP="002C4938">
            <w:pPr>
              <w:rPr>
                <w:b/>
                <w:bCs/>
                <w:sz w:val="24"/>
                <w:szCs w:val="24"/>
                <w:rtl/>
              </w:rPr>
            </w:pPr>
          </w:p>
        </w:tc>
      </w:tr>
      <w:tr w:rsidR="00C12AFA" w:rsidRPr="00180359" w14:paraId="4A3D3F6E" w14:textId="77777777" w:rsidTr="002C4938">
        <w:trPr>
          <w:trHeight w:val="274"/>
        </w:trPr>
        <w:tc>
          <w:tcPr>
            <w:tcW w:w="3478" w:type="dxa"/>
          </w:tcPr>
          <w:p w14:paraId="047AB6A6" w14:textId="77777777" w:rsidR="00C12AFA" w:rsidRPr="00180359" w:rsidRDefault="007E1DE8" w:rsidP="007E1DE8">
            <w:pPr>
              <w:jc w:val="center"/>
              <w:rPr>
                <w:b/>
                <w:bCs/>
                <w:sz w:val="24"/>
                <w:szCs w:val="24"/>
                <w:rtl/>
              </w:rPr>
            </w:pPr>
            <w:r w:rsidRPr="00180359">
              <w:rPr>
                <w:rFonts w:hint="cs"/>
                <w:b/>
                <w:bCs/>
                <w:sz w:val="24"/>
                <w:szCs w:val="24"/>
                <w:rtl/>
              </w:rPr>
              <w:t>28</w:t>
            </w:r>
            <w:r w:rsidR="00E87155">
              <w:rPr>
                <w:b/>
                <w:bCs/>
                <w:sz w:val="24"/>
                <w:szCs w:val="24"/>
              </w:rPr>
              <w:t>TC</w:t>
            </w:r>
          </w:p>
        </w:tc>
        <w:tc>
          <w:tcPr>
            <w:tcW w:w="3478" w:type="dxa"/>
          </w:tcPr>
          <w:p w14:paraId="72BDAEC8" w14:textId="77777777" w:rsidR="00C12AFA" w:rsidRPr="00180359" w:rsidRDefault="00494248" w:rsidP="002C4938">
            <w:pPr>
              <w:rPr>
                <w:b/>
                <w:bCs/>
                <w:sz w:val="24"/>
                <w:szCs w:val="24"/>
                <w:rtl/>
              </w:rPr>
            </w:pPr>
            <w:r w:rsidRPr="00180359">
              <w:rPr>
                <w:rFonts w:hint="cs"/>
                <w:b/>
                <w:bCs/>
                <w:sz w:val="24"/>
                <w:szCs w:val="24"/>
                <w:rtl/>
              </w:rPr>
              <w:t>בדוק התחברות עם סיסמא תקינה ואימייל באורך מקסימל</w:t>
            </w:r>
            <w:r w:rsidRPr="00180359">
              <w:rPr>
                <w:rFonts w:hint="eastAsia"/>
                <w:b/>
                <w:bCs/>
                <w:sz w:val="24"/>
                <w:szCs w:val="24"/>
                <w:rtl/>
              </w:rPr>
              <w:t>י</w:t>
            </w:r>
          </w:p>
        </w:tc>
        <w:tc>
          <w:tcPr>
            <w:tcW w:w="1100" w:type="dxa"/>
            <w:vMerge/>
          </w:tcPr>
          <w:p w14:paraId="71E71C80" w14:textId="77777777" w:rsidR="00C12AFA" w:rsidRPr="00180359" w:rsidRDefault="00C12AFA" w:rsidP="002C4938">
            <w:pPr>
              <w:rPr>
                <w:b/>
                <w:bCs/>
                <w:sz w:val="24"/>
                <w:szCs w:val="24"/>
                <w:rtl/>
              </w:rPr>
            </w:pPr>
          </w:p>
        </w:tc>
      </w:tr>
      <w:tr w:rsidR="00C12AFA" w:rsidRPr="00180359" w14:paraId="1303DD8B" w14:textId="77777777" w:rsidTr="002C4938">
        <w:trPr>
          <w:trHeight w:val="274"/>
        </w:trPr>
        <w:tc>
          <w:tcPr>
            <w:tcW w:w="3478" w:type="dxa"/>
          </w:tcPr>
          <w:p w14:paraId="2AB72C37" w14:textId="77777777" w:rsidR="00C12AFA" w:rsidRPr="00180359" w:rsidRDefault="007E1DE8" w:rsidP="007E1DE8">
            <w:pPr>
              <w:jc w:val="center"/>
              <w:rPr>
                <w:b/>
                <w:bCs/>
                <w:sz w:val="24"/>
                <w:szCs w:val="24"/>
                <w:rtl/>
              </w:rPr>
            </w:pPr>
            <w:r w:rsidRPr="00180359">
              <w:rPr>
                <w:rFonts w:hint="cs"/>
                <w:b/>
                <w:bCs/>
                <w:sz w:val="24"/>
                <w:szCs w:val="24"/>
                <w:rtl/>
              </w:rPr>
              <w:t>29</w:t>
            </w:r>
            <w:r w:rsidR="00E87155">
              <w:rPr>
                <w:b/>
                <w:bCs/>
                <w:sz w:val="24"/>
                <w:szCs w:val="24"/>
              </w:rPr>
              <w:t>TC</w:t>
            </w:r>
          </w:p>
        </w:tc>
        <w:tc>
          <w:tcPr>
            <w:tcW w:w="3478" w:type="dxa"/>
          </w:tcPr>
          <w:p w14:paraId="5027F7DF" w14:textId="77777777" w:rsidR="00C12AFA" w:rsidRPr="00180359" w:rsidRDefault="00494248" w:rsidP="002C4938">
            <w:pPr>
              <w:rPr>
                <w:b/>
                <w:bCs/>
                <w:sz w:val="24"/>
                <w:szCs w:val="24"/>
                <w:rtl/>
              </w:rPr>
            </w:pPr>
            <w:r w:rsidRPr="00180359">
              <w:rPr>
                <w:rFonts w:hint="cs"/>
                <w:b/>
                <w:bCs/>
                <w:sz w:val="24"/>
                <w:szCs w:val="24"/>
                <w:rtl/>
              </w:rPr>
              <w:t>בדוק התחברות עם אימייל תקין וסיסמא באורך מקסימלי</w:t>
            </w:r>
          </w:p>
        </w:tc>
        <w:tc>
          <w:tcPr>
            <w:tcW w:w="1100" w:type="dxa"/>
            <w:vMerge/>
          </w:tcPr>
          <w:p w14:paraId="285D0134" w14:textId="77777777" w:rsidR="00C12AFA" w:rsidRPr="00180359" w:rsidRDefault="00C12AFA" w:rsidP="002C4938">
            <w:pPr>
              <w:rPr>
                <w:b/>
                <w:bCs/>
                <w:sz w:val="24"/>
                <w:szCs w:val="24"/>
                <w:rtl/>
              </w:rPr>
            </w:pPr>
          </w:p>
        </w:tc>
      </w:tr>
      <w:tr w:rsidR="00C12AFA" w:rsidRPr="00180359" w14:paraId="5EB59E24" w14:textId="77777777" w:rsidTr="002C4938">
        <w:trPr>
          <w:trHeight w:val="274"/>
        </w:trPr>
        <w:tc>
          <w:tcPr>
            <w:tcW w:w="3478" w:type="dxa"/>
          </w:tcPr>
          <w:p w14:paraId="1656D313" w14:textId="77777777" w:rsidR="00C12AFA" w:rsidRPr="00180359" w:rsidRDefault="007E1DE8" w:rsidP="007E1DE8">
            <w:pPr>
              <w:jc w:val="center"/>
              <w:rPr>
                <w:b/>
                <w:bCs/>
                <w:sz w:val="24"/>
                <w:szCs w:val="24"/>
                <w:rtl/>
              </w:rPr>
            </w:pPr>
            <w:r w:rsidRPr="00180359">
              <w:rPr>
                <w:rFonts w:hint="cs"/>
                <w:b/>
                <w:bCs/>
                <w:sz w:val="24"/>
                <w:szCs w:val="24"/>
                <w:rtl/>
              </w:rPr>
              <w:t>30</w:t>
            </w:r>
            <w:r w:rsidR="00E87155">
              <w:rPr>
                <w:b/>
                <w:bCs/>
                <w:sz w:val="24"/>
                <w:szCs w:val="24"/>
              </w:rPr>
              <w:t>TC</w:t>
            </w:r>
          </w:p>
        </w:tc>
        <w:tc>
          <w:tcPr>
            <w:tcW w:w="3478" w:type="dxa"/>
          </w:tcPr>
          <w:p w14:paraId="1BEC2E83" w14:textId="77777777" w:rsidR="00C12AFA" w:rsidRPr="00180359" w:rsidRDefault="00494248" w:rsidP="002C4938">
            <w:pPr>
              <w:rPr>
                <w:b/>
                <w:bCs/>
                <w:sz w:val="24"/>
                <w:szCs w:val="24"/>
                <w:rtl/>
              </w:rPr>
            </w:pPr>
            <w:r w:rsidRPr="00180359">
              <w:rPr>
                <w:rFonts w:hint="cs"/>
                <w:b/>
                <w:bCs/>
                <w:sz w:val="24"/>
                <w:szCs w:val="24"/>
                <w:rtl/>
              </w:rPr>
              <w:t>בדוק התחברות עם אימייל שיש רווח בסוף וסיסמא תקינה</w:t>
            </w:r>
          </w:p>
        </w:tc>
        <w:tc>
          <w:tcPr>
            <w:tcW w:w="1100" w:type="dxa"/>
            <w:vMerge/>
          </w:tcPr>
          <w:p w14:paraId="4EC10A51" w14:textId="77777777" w:rsidR="00C12AFA" w:rsidRPr="00180359" w:rsidRDefault="00C12AFA" w:rsidP="002C4938">
            <w:pPr>
              <w:rPr>
                <w:b/>
                <w:bCs/>
                <w:sz w:val="24"/>
                <w:szCs w:val="24"/>
                <w:rtl/>
              </w:rPr>
            </w:pPr>
          </w:p>
        </w:tc>
      </w:tr>
      <w:tr w:rsidR="00C12AFA" w:rsidRPr="00180359" w14:paraId="0CC8D280" w14:textId="77777777" w:rsidTr="002C4938">
        <w:trPr>
          <w:trHeight w:val="274"/>
        </w:trPr>
        <w:tc>
          <w:tcPr>
            <w:tcW w:w="3478" w:type="dxa"/>
          </w:tcPr>
          <w:p w14:paraId="7880A750" w14:textId="77777777" w:rsidR="00C12AFA" w:rsidRPr="00180359" w:rsidRDefault="007E1DE8" w:rsidP="007E1DE8">
            <w:pPr>
              <w:jc w:val="center"/>
              <w:rPr>
                <w:b/>
                <w:bCs/>
                <w:sz w:val="24"/>
                <w:szCs w:val="24"/>
                <w:rtl/>
              </w:rPr>
            </w:pPr>
            <w:r w:rsidRPr="00180359">
              <w:rPr>
                <w:rFonts w:hint="cs"/>
                <w:b/>
                <w:bCs/>
                <w:sz w:val="24"/>
                <w:szCs w:val="24"/>
                <w:rtl/>
              </w:rPr>
              <w:t>31</w:t>
            </w:r>
            <w:r w:rsidR="00E87155">
              <w:rPr>
                <w:b/>
                <w:bCs/>
                <w:sz w:val="24"/>
                <w:szCs w:val="24"/>
              </w:rPr>
              <w:t>TC</w:t>
            </w:r>
          </w:p>
        </w:tc>
        <w:tc>
          <w:tcPr>
            <w:tcW w:w="3478" w:type="dxa"/>
          </w:tcPr>
          <w:p w14:paraId="7A9F98E7" w14:textId="77777777" w:rsidR="00C12AFA" w:rsidRPr="00180359" w:rsidRDefault="00494248" w:rsidP="002C4938">
            <w:pPr>
              <w:rPr>
                <w:b/>
                <w:bCs/>
                <w:sz w:val="24"/>
                <w:szCs w:val="24"/>
                <w:rtl/>
              </w:rPr>
            </w:pPr>
            <w:r w:rsidRPr="00180359">
              <w:rPr>
                <w:rFonts w:hint="cs"/>
                <w:b/>
                <w:bCs/>
                <w:sz w:val="24"/>
                <w:szCs w:val="24"/>
                <w:rtl/>
              </w:rPr>
              <w:t>בדוק התחברות עם סיסמא שיש רווח בסוף ואימייל תקין</w:t>
            </w:r>
          </w:p>
        </w:tc>
        <w:tc>
          <w:tcPr>
            <w:tcW w:w="1100" w:type="dxa"/>
            <w:vMerge/>
          </w:tcPr>
          <w:p w14:paraId="57B9C509" w14:textId="77777777" w:rsidR="00C12AFA" w:rsidRPr="00180359" w:rsidRDefault="00C12AFA" w:rsidP="002C4938">
            <w:pPr>
              <w:rPr>
                <w:b/>
                <w:bCs/>
                <w:sz w:val="24"/>
                <w:szCs w:val="24"/>
                <w:rtl/>
              </w:rPr>
            </w:pPr>
          </w:p>
        </w:tc>
      </w:tr>
      <w:tr w:rsidR="00C12AFA" w:rsidRPr="00180359" w14:paraId="01453469" w14:textId="77777777" w:rsidTr="002C4938">
        <w:trPr>
          <w:trHeight w:val="274"/>
        </w:trPr>
        <w:tc>
          <w:tcPr>
            <w:tcW w:w="3478" w:type="dxa"/>
          </w:tcPr>
          <w:p w14:paraId="0F401F04" w14:textId="77777777" w:rsidR="00C12AFA" w:rsidRPr="00180359" w:rsidRDefault="007E1DE8" w:rsidP="007E1DE8">
            <w:pPr>
              <w:jc w:val="center"/>
              <w:rPr>
                <w:b/>
                <w:bCs/>
                <w:sz w:val="24"/>
                <w:szCs w:val="24"/>
                <w:rtl/>
              </w:rPr>
            </w:pPr>
            <w:r w:rsidRPr="00180359">
              <w:rPr>
                <w:rFonts w:hint="cs"/>
                <w:b/>
                <w:bCs/>
                <w:sz w:val="24"/>
                <w:szCs w:val="24"/>
                <w:rtl/>
              </w:rPr>
              <w:t>32</w:t>
            </w:r>
            <w:r w:rsidR="00E87155">
              <w:rPr>
                <w:b/>
                <w:bCs/>
                <w:sz w:val="24"/>
                <w:szCs w:val="24"/>
              </w:rPr>
              <w:t>TC</w:t>
            </w:r>
          </w:p>
        </w:tc>
        <w:tc>
          <w:tcPr>
            <w:tcW w:w="3478" w:type="dxa"/>
          </w:tcPr>
          <w:p w14:paraId="29F29DDE" w14:textId="77777777" w:rsidR="00C12AFA" w:rsidRPr="00180359" w:rsidRDefault="00494248" w:rsidP="002C4938">
            <w:pPr>
              <w:rPr>
                <w:b/>
                <w:bCs/>
                <w:sz w:val="24"/>
                <w:szCs w:val="24"/>
                <w:rtl/>
              </w:rPr>
            </w:pPr>
            <w:r w:rsidRPr="00180359">
              <w:rPr>
                <w:rFonts w:hint="cs"/>
                <w:b/>
                <w:bCs/>
                <w:sz w:val="24"/>
                <w:szCs w:val="24"/>
                <w:rtl/>
              </w:rPr>
              <w:t>בדוק התחברות תקינה לאחר לחיצה רצופה על כפתור כניסה</w:t>
            </w:r>
          </w:p>
        </w:tc>
        <w:tc>
          <w:tcPr>
            <w:tcW w:w="1100" w:type="dxa"/>
            <w:vMerge/>
          </w:tcPr>
          <w:p w14:paraId="5B9F1714" w14:textId="77777777" w:rsidR="00C12AFA" w:rsidRPr="00180359" w:rsidRDefault="00C12AFA" w:rsidP="002C4938">
            <w:pPr>
              <w:rPr>
                <w:b/>
                <w:bCs/>
                <w:sz w:val="24"/>
                <w:szCs w:val="24"/>
                <w:rtl/>
              </w:rPr>
            </w:pPr>
          </w:p>
        </w:tc>
      </w:tr>
      <w:tr w:rsidR="00C12AFA" w:rsidRPr="00180359" w14:paraId="36E5DF6E" w14:textId="77777777" w:rsidTr="002C4938">
        <w:trPr>
          <w:trHeight w:val="274"/>
        </w:trPr>
        <w:tc>
          <w:tcPr>
            <w:tcW w:w="3478" w:type="dxa"/>
          </w:tcPr>
          <w:p w14:paraId="56F840F6" w14:textId="77777777" w:rsidR="00C12AFA" w:rsidRPr="00180359" w:rsidRDefault="007E1DE8" w:rsidP="007E1DE8">
            <w:pPr>
              <w:jc w:val="center"/>
              <w:rPr>
                <w:b/>
                <w:bCs/>
                <w:sz w:val="24"/>
                <w:szCs w:val="24"/>
                <w:rtl/>
              </w:rPr>
            </w:pPr>
            <w:r w:rsidRPr="00180359">
              <w:rPr>
                <w:rFonts w:hint="cs"/>
                <w:b/>
                <w:bCs/>
                <w:sz w:val="24"/>
                <w:szCs w:val="24"/>
                <w:rtl/>
              </w:rPr>
              <w:t>33</w:t>
            </w:r>
            <w:r w:rsidR="00E87155">
              <w:rPr>
                <w:b/>
                <w:bCs/>
                <w:sz w:val="24"/>
                <w:szCs w:val="24"/>
              </w:rPr>
              <w:t>TC</w:t>
            </w:r>
          </w:p>
        </w:tc>
        <w:tc>
          <w:tcPr>
            <w:tcW w:w="3478" w:type="dxa"/>
          </w:tcPr>
          <w:p w14:paraId="0CE10CA4" w14:textId="77777777" w:rsidR="00C12AFA" w:rsidRPr="00180359" w:rsidRDefault="00494248" w:rsidP="002C4938">
            <w:pPr>
              <w:rPr>
                <w:b/>
                <w:bCs/>
                <w:sz w:val="24"/>
                <w:szCs w:val="24"/>
                <w:rtl/>
              </w:rPr>
            </w:pPr>
            <w:r w:rsidRPr="00180359">
              <w:rPr>
                <w:rFonts w:hint="cs"/>
                <w:b/>
                <w:bCs/>
                <w:sz w:val="24"/>
                <w:szCs w:val="24"/>
                <w:rtl/>
              </w:rPr>
              <w:t xml:space="preserve">בדוק </w:t>
            </w:r>
            <w:r w:rsidR="00884721" w:rsidRPr="00180359">
              <w:rPr>
                <w:rFonts w:hint="cs"/>
                <w:b/>
                <w:bCs/>
                <w:sz w:val="24"/>
                <w:szCs w:val="24"/>
                <w:rtl/>
              </w:rPr>
              <w:t>כניסה עם אימייל עם רווח לפני וסיסמא תקינה</w:t>
            </w:r>
          </w:p>
        </w:tc>
        <w:tc>
          <w:tcPr>
            <w:tcW w:w="1100" w:type="dxa"/>
            <w:vMerge/>
          </w:tcPr>
          <w:p w14:paraId="30AEA467" w14:textId="77777777" w:rsidR="00C12AFA" w:rsidRPr="00180359" w:rsidRDefault="00C12AFA" w:rsidP="002C4938">
            <w:pPr>
              <w:rPr>
                <w:b/>
                <w:bCs/>
                <w:sz w:val="24"/>
                <w:szCs w:val="24"/>
                <w:rtl/>
              </w:rPr>
            </w:pPr>
          </w:p>
        </w:tc>
      </w:tr>
      <w:tr w:rsidR="00C12AFA" w:rsidRPr="00180359" w14:paraId="277BE549" w14:textId="77777777" w:rsidTr="002C4938">
        <w:trPr>
          <w:trHeight w:val="274"/>
        </w:trPr>
        <w:tc>
          <w:tcPr>
            <w:tcW w:w="3478" w:type="dxa"/>
          </w:tcPr>
          <w:p w14:paraId="2BB95AE6" w14:textId="77777777" w:rsidR="00C12AFA" w:rsidRPr="00180359" w:rsidRDefault="007E1DE8" w:rsidP="007E1DE8">
            <w:pPr>
              <w:jc w:val="center"/>
              <w:rPr>
                <w:b/>
                <w:bCs/>
                <w:sz w:val="24"/>
                <w:szCs w:val="24"/>
                <w:rtl/>
              </w:rPr>
            </w:pPr>
            <w:r w:rsidRPr="00180359">
              <w:rPr>
                <w:rFonts w:hint="cs"/>
                <w:b/>
                <w:bCs/>
                <w:sz w:val="24"/>
                <w:szCs w:val="24"/>
                <w:rtl/>
              </w:rPr>
              <w:t>34</w:t>
            </w:r>
            <w:r w:rsidR="00E87155">
              <w:rPr>
                <w:b/>
                <w:bCs/>
                <w:sz w:val="24"/>
                <w:szCs w:val="24"/>
              </w:rPr>
              <w:t>TC</w:t>
            </w:r>
          </w:p>
        </w:tc>
        <w:tc>
          <w:tcPr>
            <w:tcW w:w="3478" w:type="dxa"/>
          </w:tcPr>
          <w:p w14:paraId="00E0FE87" w14:textId="77777777" w:rsidR="00C12AFA" w:rsidRPr="00180359" w:rsidRDefault="00884721" w:rsidP="002C4938">
            <w:pPr>
              <w:rPr>
                <w:b/>
                <w:bCs/>
                <w:sz w:val="24"/>
                <w:szCs w:val="24"/>
                <w:rtl/>
              </w:rPr>
            </w:pPr>
            <w:r w:rsidRPr="00180359">
              <w:rPr>
                <w:rFonts w:hint="cs"/>
                <w:b/>
                <w:bCs/>
                <w:sz w:val="24"/>
                <w:szCs w:val="24"/>
                <w:rtl/>
              </w:rPr>
              <w:t>בדוק כניסה עם סיסמא עם רווח לפני ואימייל תקין</w:t>
            </w:r>
          </w:p>
        </w:tc>
        <w:tc>
          <w:tcPr>
            <w:tcW w:w="1100" w:type="dxa"/>
            <w:vMerge/>
          </w:tcPr>
          <w:p w14:paraId="529133C5" w14:textId="77777777" w:rsidR="00C12AFA" w:rsidRPr="00180359" w:rsidRDefault="00C12AFA" w:rsidP="002C4938">
            <w:pPr>
              <w:rPr>
                <w:b/>
                <w:bCs/>
                <w:sz w:val="24"/>
                <w:szCs w:val="24"/>
                <w:rtl/>
              </w:rPr>
            </w:pPr>
          </w:p>
        </w:tc>
      </w:tr>
      <w:tr w:rsidR="00C12AFA" w:rsidRPr="00180359" w14:paraId="0C5E9219" w14:textId="77777777" w:rsidTr="002C4938">
        <w:trPr>
          <w:trHeight w:val="274"/>
        </w:trPr>
        <w:tc>
          <w:tcPr>
            <w:tcW w:w="3478" w:type="dxa"/>
          </w:tcPr>
          <w:p w14:paraId="5717E2DB" w14:textId="77777777" w:rsidR="00C12AFA" w:rsidRPr="00180359" w:rsidRDefault="007E1DE8" w:rsidP="007E1DE8">
            <w:pPr>
              <w:jc w:val="center"/>
              <w:rPr>
                <w:b/>
                <w:bCs/>
                <w:sz w:val="24"/>
                <w:szCs w:val="24"/>
                <w:rtl/>
              </w:rPr>
            </w:pPr>
            <w:r w:rsidRPr="00180359">
              <w:rPr>
                <w:rFonts w:hint="cs"/>
                <w:b/>
                <w:bCs/>
                <w:sz w:val="24"/>
                <w:szCs w:val="24"/>
                <w:rtl/>
              </w:rPr>
              <w:t>35</w:t>
            </w:r>
            <w:r w:rsidR="00E87155">
              <w:rPr>
                <w:b/>
                <w:bCs/>
                <w:sz w:val="24"/>
                <w:szCs w:val="24"/>
              </w:rPr>
              <w:t>TC</w:t>
            </w:r>
          </w:p>
        </w:tc>
        <w:tc>
          <w:tcPr>
            <w:tcW w:w="3478" w:type="dxa"/>
          </w:tcPr>
          <w:p w14:paraId="4A66D462" w14:textId="77777777" w:rsidR="00C12AFA" w:rsidRPr="00180359" w:rsidRDefault="00884721" w:rsidP="002C4938">
            <w:pPr>
              <w:rPr>
                <w:b/>
                <w:bCs/>
                <w:sz w:val="24"/>
                <w:szCs w:val="24"/>
                <w:rtl/>
              </w:rPr>
            </w:pPr>
            <w:r w:rsidRPr="00180359">
              <w:rPr>
                <w:rFonts w:hint="cs"/>
                <w:b/>
                <w:bCs/>
                <w:sz w:val="24"/>
                <w:szCs w:val="24"/>
                <w:rtl/>
              </w:rPr>
              <w:t>בדוק כניסה עם רווח באמצע של הסיסמא ואימייל תקין</w:t>
            </w:r>
          </w:p>
        </w:tc>
        <w:tc>
          <w:tcPr>
            <w:tcW w:w="1100" w:type="dxa"/>
            <w:vMerge/>
          </w:tcPr>
          <w:p w14:paraId="65EE91DC" w14:textId="77777777" w:rsidR="00C12AFA" w:rsidRPr="00180359" w:rsidRDefault="00C12AFA" w:rsidP="002C4938">
            <w:pPr>
              <w:rPr>
                <w:b/>
                <w:bCs/>
                <w:sz w:val="24"/>
                <w:szCs w:val="24"/>
                <w:rtl/>
              </w:rPr>
            </w:pPr>
          </w:p>
        </w:tc>
      </w:tr>
      <w:tr w:rsidR="00C12AFA" w:rsidRPr="00180359" w14:paraId="6E734E18" w14:textId="77777777" w:rsidTr="002C4938">
        <w:trPr>
          <w:trHeight w:val="274"/>
        </w:trPr>
        <w:tc>
          <w:tcPr>
            <w:tcW w:w="3478" w:type="dxa"/>
          </w:tcPr>
          <w:p w14:paraId="23176F26" w14:textId="77777777" w:rsidR="00C12AFA" w:rsidRPr="00180359" w:rsidRDefault="00EB7BEA" w:rsidP="00EB7BEA">
            <w:pPr>
              <w:jc w:val="center"/>
              <w:rPr>
                <w:b/>
                <w:bCs/>
                <w:sz w:val="24"/>
                <w:szCs w:val="24"/>
                <w:rtl/>
              </w:rPr>
            </w:pPr>
            <w:r w:rsidRPr="00180359">
              <w:rPr>
                <w:rFonts w:hint="cs"/>
                <w:b/>
                <w:bCs/>
                <w:sz w:val="24"/>
                <w:szCs w:val="24"/>
                <w:rtl/>
              </w:rPr>
              <w:t>36</w:t>
            </w:r>
            <w:r w:rsidR="00E87155">
              <w:rPr>
                <w:b/>
                <w:bCs/>
                <w:sz w:val="24"/>
                <w:szCs w:val="24"/>
              </w:rPr>
              <w:t>TC</w:t>
            </w:r>
          </w:p>
        </w:tc>
        <w:tc>
          <w:tcPr>
            <w:tcW w:w="3478" w:type="dxa"/>
          </w:tcPr>
          <w:p w14:paraId="550FC2C5" w14:textId="77777777" w:rsidR="00C12AFA" w:rsidRPr="00180359" w:rsidRDefault="00884721" w:rsidP="002C4938">
            <w:pPr>
              <w:rPr>
                <w:b/>
                <w:bCs/>
                <w:sz w:val="24"/>
                <w:szCs w:val="24"/>
                <w:rtl/>
              </w:rPr>
            </w:pPr>
            <w:r w:rsidRPr="00180359">
              <w:rPr>
                <w:rFonts w:hint="cs"/>
                <w:b/>
                <w:bCs/>
                <w:sz w:val="24"/>
                <w:szCs w:val="24"/>
                <w:rtl/>
              </w:rPr>
              <w:t>בדוק כניסה עם רווח באמצע של האימייל וסיסמא תקינה</w:t>
            </w:r>
          </w:p>
        </w:tc>
        <w:tc>
          <w:tcPr>
            <w:tcW w:w="1100" w:type="dxa"/>
            <w:vMerge/>
          </w:tcPr>
          <w:p w14:paraId="58AFE1B9" w14:textId="77777777" w:rsidR="00C12AFA" w:rsidRPr="00180359" w:rsidRDefault="00C12AFA" w:rsidP="002C4938">
            <w:pPr>
              <w:rPr>
                <w:b/>
                <w:bCs/>
                <w:sz w:val="24"/>
                <w:szCs w:val="24"/>
                <w:rtl/>
              </w:rPr>
            </w:pPr>
          </w:p>
        </w:tc>
      </w:tr>
    </w:tbl>
    <w:p w14:paraId="5887F164" w14:textId="77777777" w:rsidR="00C12AFA" w:rsidRPr="00180359" w:rsidRDefault="00C12AFA" w:rsidP="00C12AFA">
      <w:pPr>
        <w:rPr>
          <w:b/>
          <w:bCs/>
          <w:sz w:val="24"/>
          <w:szCs w:val="24"/>
          <w:rtl/>
        </w:rPr>
      </w:pPr>
    </w:p>
    <w:p w14:paraId="72448123" w14:textId="77777777" w:rsidR="00EF1DBE" w:rsidRPr="00180359" w:rsidRDefault="00EF1DBE" w:rsidP="00C12AFA">
      <w:pPr>
        <w:rPr>
          <w:b/>
          <w:bCs/>
          <w:sz w:val="24"/>
          <w:szCs w:val="24"/>
          <w:rtl/>
        </w:rPr>
      </w:pPr>
    </w:p>
    <w:p w14:paraId="491B0690" w14:textId="77777777" w:rsidR="00EF1DBE" w:rsidRPr="00180359" w:rsidRDefault="00EF1DBE" w:rsidP="00C12AFA">
      <w:pPr>
        <w:rPr>
          <w:b/>
          <w:bCs/>
          <w:sz w:val="24"/>
          <w:szCs w:val="24"/>
          <w:rtl/>
        </w:rPr>
      </w:pPr>
    </w:p>
    <w:p w14:paraId="2CD79D0D" w14:textId="77777777" w:rsidR="00EF1DBE" w:rsidRPr="00180359" w:rsidRDefault="00EF1DBE" w:rsidP="00C12AFA">
      <w:pPr>
        <w:rPr>
          <w:b/>
          <w:bCs/>
          <w:sz w:val="24"/>
          <w:szCs w:val="24"/>
          <w:rtl/>
        </w:rPr>
      </w:pPr>
    </w:p>
    <w:p w14:paraId="66B0D449" w14:textId="77777777" w:rsidR="00EF1DBE" w:rsidRPr="00180359" w:rsidRDefault="00EF1DBE" w:rsidP="00C12AFA">
      <w:pPr>
        <w:rPr>
          <w:b/>
          <w:bCs/>
          <w:sz w:val="24"/>
          <w:szCs w:val="24"/>
          <w:rtl/>
        </w:rPr>
      </w:pPr>
    </w:p>
    <w:p w14:paraId="28CCE92F" w14:textId="77777777" w:rsidR="00EF1DBE" w:rsidRPr="00180359" w:rsidRDefault="00EF1DBE" w:rsidP="00C12AFA">
      <w:pPr>
        <w:rPr>
          <w:b/>
          <w:bCs/>
          <w:sz w:val="24"/>
          <w:szCs w:val="24"/>
          <w:rtl/>
        </w:rPr>
      </w:pPr>
    </w:p>
    <w:p w14:paraId="581A82CB" w14:textId="77777777" w:rsidR="00EF1DBE" w:rsidRPr="00180359" w:rsidRDefault="00EF1DBE" w:rsidP="00C12AFA">
      <w:pPr>
        <w:rPr>
          <w:b/>
          <w:bCs/>
          <w:sz w:val="24"/>
          <w:szCs w:val="24"/>
          <w:rtl/>
        </w:rPr>
      </w:pPr>
    </w:p>
    <w:p w14:paraId="0C1893F8" w14:textId="77777777" w:rsidR="00EF1DBE" w:rsidRPr="00180359" w:rsidRDefault="00EF1DBE" w:rsidP="00C12AFA">
      <w:pPr>
        <w:rPr>
          <w:b/>
          <w:bCs/>
          <w:sz w:val="24"/>
          <w:szCs w:val="24"/>
          <w:rtl/>
        </w:rPr>
      </w:pPr>
    </w:p>
    <w:p w14:paraId="25F14BFD" w14:textId="77777777" w:rsidR="00EF1DBE" w:rsidRPr="00180359" w:rsidRDefault="00EF1DBE" w:rsidP="00C12AFA">
      <w:pPr>
        <w:rPr>
          <w:b/>
          <w:bCs/>
          <w:sz w:val="24"/>
          <w:szCs w:val="24"/>
          <w:rtl/>
        </w:rPr>
      </w:pPr>
    </w:p>
    <w:p w14:paraId="34FCF9E9" w14:textId="77777777" w:rsidR="00EF1DBE" w:rsidRPr="00180359" w:rsidRDefault="00EF1DBE" w:rsidP="00C12AFA">
      <w:pPr>
        <w:rPr>
          <w:b/>
          <w:bCs/>
          <w:sz w:val="24"/>
          <w:szCs w:val="24"/>
          <w:rtl/>
        </w:rPr>
      </w:pPr>
    </w:p>
    <w:p w14:paraId="680C20AE" w14:textId="77777777" w:rsidR="00884721" w:rsidRPr="00180359" w:rsidRDefault="00884721" w:rsidP="00C12AFA">
      <w:pPr>
        <w:rPr>
          <w:b/>
          <w:bCs/>
          <w:sz w:val="24"/>
          <w:szCs w:val="24"/>
          <w:rtl/>
        </w:rPr>
      </w:pPr>
    </w:p>
    <w:tbl>
      <w:tblPr>
        <w:tblStyle w:val="af7"/>
        <w:tblpPr w:leftFromText="180" w:rightFromText="180" w:vertAnchor="text" w:tblpXSpec="right" w:tblpY="1"/>
        <w:tblOverlap w:val="never"/>
        <w:bidiVisual/>
        <w:tblW w:w="0" w:type="auto"/>
        <w:tblLook w:val="04A0" w:firstRow="1" w:lastRow="0" w:firstColumn="1" w:lastColumn="0" w:noHBand="0" w:noVBand="1"/>
      </w:tblPr>
      <w:tblGrid>
        <w:gridCol w:w="3478"/>
        <w:gridCol w:w="3478"/>
        <w:gridCol w:w="1334"/>
      </w:tblGrid>
      <w:tr w:rsidR="00C12AFA" w:rsidRPr="00180359" w14:paraId="0CE01D42" w14:textId="77777777" w:rsidTr="00A77FEC">
        <w:trPr>
          <w:trHeight w:val="274"/>
        </w:trPr>
        <w:tc>
          <w:tcPr>
            <w:tcW w:w="3478" w:type="dxa"/>
          </w:tcPr>
          <w:p w14:paraId="344EA687" w14:textId="77777777" w:rsidR="00C12AFA" w:rsidRPr="00180359" w:rsidRDefault="00C12AFA" w:rsidP="002C4938">
            <w:pPr>
              <w:rPr>
                <w:b/>
                <w:bCs/>
                <w:sz w:val="36"/>
                <w:szCs w:val="36"/>
                <w:rtl/>
              </w:rPr>
            </w:pPr>
            <w:r w:rsidRPr="00180359">
              <w:rPr>
                <w:rFonts w:hint="cs"/>
                <w:b/>
                <w:bCs/>
                <w:sz w:val="36"/>
                <w:szCs w:val="36"/>
                <w:rtl/>
              </w:rPr>
              <w:lastRenderedPageBreak/>
              <w:t>מספר בדיקה</w:t>
            </w:r>
          </w:p>
        </w:tc>
        <w:tc>
          <w:tcPr>
            <w:tcW w:w="3478" w:type="dxa"/>
          </w:tcPr>
          <w:p w14:paraId="4857516C" w14:textId="77777777" w:rsidR="00C12AFA" w:rsidRPr="00180359" w:rsidRDefault="00C12AFA" w:rsidP="002C4938">
            <w:pPr>
              <w:rPr>
                <w:b/>
                <w:bCs/>
                <w:sz w:val="36"/>
                <w:szCs w:val="36"/>
                <w:rtl/>
              </w:rPr>
            </w:pPr>
            <w:r w:rsidRPr="00180359">
              <w:rPr>
                <w:rFonts w:hint="cs"/>
                <w:b/>
                <w:bCs/>
                <w:sz w:val="36"/>
                <w:szCs w:val="36"/>
                <w:rtl/>
              </w:rPr>
              <w:t>מקרי בדיקה</w:t>
            </w:r>
          </w:p>
        </w:tc>
        <w:tc>
          <w:tcPr>
            <w:tcW w:w="1334" w:type="dxa"/>
            <w:vMerge w:val="restart"/>
          </w:tcPr>
          <w:p w14:paraId="58DB87E8" w14:textId="77777777" w:rsidR="00884721" w:rsidRPr="00180359" w:rsidRDefault="00884721" w:rsidP="00884721">
            <w:pPr>
              <w:jc w:val="center"/>
              <w:rPr>
                <w:b/>
                <w:bCs/>
                <w:sz w:val="36"/>
                <w:szCs w:val="36"/>
                <w:rtl/>
              </w:rPr>
            </w:pPr>
          </w:p>
          <w:p w14:paraId="78F9A9CB" w14:textId="77777777" w:rsidR="00884721" w:rsidRPr="00180359" w:rsidRDefault="00884721" w:rsidP="00884721">
            <w:pPr>
              <w:jc w:val="center"/>
              <w:rPr>
                <w:b/>
                <w:bCs/>
                <w:sz w:val="36"/>
                <w:szCs w:val="36"/>
                <w:rtl/>
              </w:rPr>
            </w:pPr>
          </w:p>
          <w:p w14:paraId="1CF3BAC6" w14:textId="77777777" w:rsidR="00884721" w:rsidRDefault="00884721" w:rsidP="00884721">
            <w:pPr>
              <w:jc w:val="center"/>
              <w:rPr>
                <w:b/>
                <w:bCs/>
                <w:sz w:val="36"/>
                <w:szCs w:val="36"/>
                <w:rtl/>
              </w:rPr>
            </w:pPr>
          </w:p>
          <w:p w14:paraId="4D50F24E" w14:textId="77777777" w:rsidR="00851D2F" w:rsidRPr="00180359" w:rsidRDefault="00851D2F" w:rsidP="00884721">
            <w:pPr>
              <w:jc w:val="center"/>
              <w:rPr>
                <w:b/>
                <w:bCs/>
                <w:sz w:val="36"/>
                <w:szCs w:val="36"/>
                <w:rtl/>
              </w:rPr>
            </w:pPr>
          </w:p>
          <w:p w14:paraId="356C72E7" w14:textId="77777777" w:rsidR="00884721" w:rsidRPr="00180359" w:rsidRDefault="00884721" w:rsidP="00884721">
            <w:pPr>
              <w:jc w:val="center"/>
              <w:rPr>
                <w:b/>
                <w:bCs/>
                <w:sz w:val="36"/>
                <w:szCs w:val="36"/>
                <w:rtl/>
              </w:rPr>
            </w:pPr>
          </w:p>
          <w:p w14:paraId="1C80D638" w14:textId="77777777" w:rsidR="00884721" w:rsidRPr="00180359" w:rsidRDefault="00884721" w:rsidP="00884721">
            <w:pPr>
              <w:jc w:val="center"/>
              <w:rPr>
                <w:b/>
                <w:bCs/>
                <w:sz w:val="36"/>
                <w:szCs w:val="36"/>
                <w:rtl/>
              </w:rPr>
            </w:pPr>
          </w:p>
          <w:p w14:paraId="15A6F511" w14:textId="77777777" w:rsidR="00884721" w:rsidRPr="00180359" w:rsidRDefault="00884721" w:rsidP="00884721">
            <w:pPr>
              <w:jc w:val="center"/>
              <w:rPr>
                <w:b/>
                <w:bCs/>
                <w:sz w:val="36"/>
                <w:szCs w:val="36"/>
                <w:rtl/>
              </w:rPr>
            </w:pPr>
          </w:p>
          <w:p w14:paraId="41145508" w14:textId="77777777" w:rsidR="00884721" w:rsidRPr="00180359" w:rsidRDefault="00884721" w:rsidP="00884721">
            <w:pPr>
              <w:jc w:val="center"/>
              <w:rPr>
                <w:b/>
                <w:bCs/>
                <w:sz w:val="36"/>
                <w:szCs w:val="36"/>
                <w:rtl/>
              </w:rPr>
            </w:pPr>
          </w:p>
          <w:p w14:paraId="440EF52A" w14:textId="77777777" w:rsidR="00C12AFA" w:rsidRPr="00180359" w:rsidRDefault="007E1DE8" w:rsidP="00884721">
            <w:pPr>
              <w:jc w:val="center"/>
              <w:rPr>
                <w:b/>
                <w:bCs/>
                <w:sz w:val="36"/>
                <w:szCs w:val="36"/>
                <w:rtl/>
              </w:rPr>
            </w:pPr>
            <w:r w:rsidRPr="00180359">
              <w:rPr>
                <w:rFonts w:hint="cs"/>
                <w:b/>
                <w:bCs/>
                <w:sz w:val="36"/>
                <w:szCs w:val="36"/>
                <w:rtl/>
              </w:rPr>
              <w:t>בדיקות תאימות</w:t>
            </w:r>
          </w:p>
        </w:tc>
      </w:tr>
      <w:tr w:rsidR="00C12AFA" w:rsidRPr="00180359" w14:paraId="6C243291" w14:textId="77777777" w:rsidTr="00A77FEC">
        <w:trPr>
          <w:trHeight w:val="274"/>
        </w:trPr>
        <w:tc>
          <w:tcPr>
            <w:tcW w:w="3478" w:type="dxa"/>
          </w:tcPr>
          <w:p w14:paraId="0CCF2E05" w14:textId="77777777" w:rsidR="00C12AFA" w:rsidRPr="00180359" w:rsidRDefault="005A03A3" w:rsidP="00E87155">
            <w:pPr>
              <w:jc w:val="center"/>
              <w:rPr>
                <w:b/>
                <w:bCs/>
                <w:sz w:val="24"/>
                <w:szCs w:val="24"/>
                <w:rtl/>
              </w:rPr>
            </w:pPr>
            <w:r w:rsidRPr="00180359">
              <w:rPr>
                <w:rFonts w:hint="cs"/>
                <w:b/>
                <w:bCs/>
                <w:sz w:val="24"/>
                <w:szCs w:val="24"/>
                <w:rtl/>
              </w:rPr>
              <w:t>37</w:t>
            </w:r>
            <w:r w:rsidR="00E87155">
              <w:rPr>
                <w:b/>
                <w:bCs/>
                <w:sz w:val="24"/>
                <w:szCs w:val="24"/>
              </w:rPr>
              <w:t>TC</w:t>
            </w:r>
          </w:p>
        </w:tc>
        <w:tc>
          <w:tcPr>
            <w:tcW w:w="3478" w:type="dxa"/>
          </w:tcPr>
          <w:p w14:paraId="03251C69" w14:textId="77777777" w:rsidR="00C12AFA" w:rsidRPr="00180359" w:rsidRDefault="002F2D47" w:rsidP="002C4938">
            <w:pPr>
              <w:rPr>
                <w:b/>
                <w:bCs/>
                <w:sz w:val="24"/>
                <w:szCs w:val="24"/>
                <w:rtl/>
              </w:rPr>
            </w:pPr>
            <w:r w:rsidRPr="00180359">
              <w:rPr>
                <w:rFonts w:hint="cs"/>
                <w:b/>
                <w:bCs/>
                <w:sz w:val="24"/>
                <w:szCs w:val="24"/>
                <w:rtl/>
              </w:rPr>
              <w:t xml:space="preserve">בדוק התחברות בדפדפן </w:t>
            </w:r>
            <w:r w:rsidRPr="00180359">
              <w:rPr>
                <w:b/>
                <w:bCs/>
                <w:sz w:val="24"/>
                <w:szCs w:val="24"/>
              </w:rPr>
              <w:t>CHROME</w:t>
            </w:r>
          </w:p>
        </w:tc>
        <w:tc>
          <w:tcPr>
            <w:tcW w:w="1334" w:type="dxa"/>
            <w:vMerge/>
          </w:tcPr>
          <w:p w14:paraId="41BF8A2A" w14:textId="77777777" w:rsidR="00C12AFA" w:rsidRPr="00180359" w:rsidRDefault="00C12AFA" w:rsidP="002C4938">
            <w:pPr>
              <w:rPr>
                <w:b/>
                <w:bCs/>
                <w:sz w:val="36"/>
                <w:szCs w:val="36"/>
                <w:rtl/>
              </w:rPr>
            </w:pPr>
          </w:p>
        </w:tc>
      </w:tr>
      <w:tr w:rsidR="00C12AFA" w:rsidRPr="00180359" w14:paraId="14D17E25" w14:textId="77777777" w:rsidTr="00A77FEC">
        <w:trPr>
          <w:trHeight w:val="274"/>
        </w:trPr>
        <w:tc>
          <w:tcPr>
            <w:tcW w:w="3478" w:type="dxa"/>
          </w:tcPr>
          <w:p w14:paraId="43B4D631" w14:textId="77777777" w:rsidR="00C12AFA" w:rsidRPr="00180359" w:rsidRDefault="005A03A3" w:rsidP="00E87155">
            <w:pPr>
              <w:jc w:val="center"/>
              <w:rPr>
                <w:b/>
                <w:bCs/>
                <w:sz w:val="24"/>
                <w:szCs w:val="24"/>
                <w:rtl/>
              </w:rPr>
            </w:pPr>
            <w:r w:rsidRPr="00180359">
              <w:rPr>
                <w:rFonts w:hint="cs"/>
                <w:b/>
                <w:bCs/>
                <w:sz w:val="24"/>
                <w:szCs w:val="24"/>
                <w:rtl/>
              </w:rPr>
              <w:t>38</w:t>
            </w:r>
            <w:r w:rsidR="00E87155">
              <w:rPr>
                <w:b/>
                <w:bCs/>
                <w:sz w:val="24"/>
                <w:szCs w:val="24"/>
              </w:rPr>
              <w:t>TC</w:t>
            </w:r>
          </w:p>
        </w:tc>
        <w:tc>
          <w:tcPr>
            <w:tcW w:w="3478" w:type="dxa"/>
          </w:tcPr>
          <w:p w14:paraId="0B89F6D6" w14:textId="77777777" w:rsidR="00C12AFA" w:rsidRPr="00180359" w:rsidRDefault="002F2D47" w:rsidP="002C4938">
            <w:pPr>
              <w:rPr>
                <w:b/>
                <w:bCs/>
                <w:sz w:val="24"/>
                <w:szCs w:val="24"/>
                <w:rtl/>
              </w:rPr>
            </w:pPr>
            <w:r w:rsidRPr="00180359">
              <w:rPr>
                <w:rFonts w:hint="cs"/>
                <w:b/>
                <w:bCs/>
                <w:sz w:val="24"/>
                <w:szCs w:val="24"/>
                <w:rtl/>
              </w:rPr>
              <w:t xml:space="preserve">בדוק התחברות בדפדפן </w:t>
            </w:r>
            <w:r w:rsidRPr="00180359">
              <w:rPr>
                <w:b/>
                <w:bCs/>
                <w:sz w:val="24"/>
                <w:szCs w:val="24"/>
              </w:rPr>
              <w:t>FIREFOX</w:t>
            </w:r>
          </w:p>
        </w:tc>
        <w:tc>
          <w:tcPr>
            <w:tcW w:w="1334" w:type="dxa"/>
            <w:vMerge/>
          </w:tcPr>
          <w:p w14:paraId="46CF2BD6" w14:textId="77777777" w:rsidR="00C12AFA" w:rsidRPr="00180359" w:rsidRDefault="00C12AFA" w:rsidP="002C4938">
            <w:pPr>
              <w:rPr>
                <w:b/>
                <w:bCs/>
                <w:sz w:val="36"/>
                <w:szCs w:val="36"/>
                <w:rtl/>
              </w:rPr>
            </w:pPr>
          </w:p>
        </w:tc>
      </w:tr>
      <w:tr w:rsidR="00C12AFA" w:rsidRPr="00180359" w14:paraId="36FCBE17" w14:textId="77777777" w:rsidTr="00A77FEC">
        <w:trPr>
          <w:trHeight w:val="286"/>
        </w:trPr>
        <w:tc>
          <w:tcPr>
            <w:tcW w:w="3478" w:type="dxa"/>
          </w:tcPr>
          <w:p w14:paraId="43E11D45" w14:textId="77777777" w:rsidR="00C12AFA" w:rsidRPr="00180359" w:rsidRDefault="005A03A3" w:rsidP="00E87155">
            <w:pPr>
              <w:jc w:val="center"/>
              <w:rPr>
                <w:b/>
                <w:bCs/>
                <w:sz w:val="24"/>
                <w:szCs w:val="24"/>
                <w:rtl/>
              </w:rPr>
            </w:pPr>
            <w:r w:rsidRPr="00180359">
              <w:rPr>
                <w:rFonts w:hint="cs"/>
                <w:b/>
                <w:bCs/>
                <w:sz w:val="24"/>
                <w:szCs w:val="24"/>
                <w:rtl/>
              </w:rPr>
              <w:t>39</w:t>
            </w:r>
            <w:r w:rsidR="00E87155">
              <w:rPr>
                <w:b/>
                <w:bCs/>
                <w:sz w:val="24"/>
                <w:szCs w:val="24"/>
              </w:rPr>
              <w:t>TC</w:t>
            </w:r>
          </w:p>
        </w:tc>
        <w:tc>
          <w:tcPr>
            <w:tcW w:w="3478" w:type="dxa"/>
          </w:tcPr>
          <w:p w14:paraId="2E2CB303" w14:textId="77777777" w:rsidR="00C12AFA" w:rsidRPr="00180359" w:rsidRDefault="002F2D47" w:rsidP="002C4938">
            <w:pPr>
              <w:rPr>
                <w:b/>
                <w:bCs/>
                <w:sz w:val="24"/>
                <w:szCs w:val="24"/>
                <w:rtl/>
              </w:rPr>
            </w:pPr>
            <w:r w:rsidRPr="00180359">
              <w:rPr>
                <w:rFonts w:hint="cs"/>
                <w:b/>
                <w:bCs/>
                <w:sz w:val="24"/>
                <w:szCs w:val="24"/>
                <w:rtl/>
              </w:rPr>
              <w:t xml:space="preserve">בדוק התחברות בדפדפן </w:t>
            </w:r>
            <w:r w:rsidRPr="00180359">
              <w:rPr>
                <w:b/>
                <w:bCs/>
                <w:sz w:val="24"/>
                <w:szCs w:val="24"/>
              </w:rPr>
              <w:t>EDGE</w:t>
            </w:r>
          </w:p>
        </w:tc>
        <w:tc>
          <w:tcPr>
            <w:tcW w:w="1334" w:type="dxa"/>
            <w:vMerge/>
          </w:tcPr>
          <w:p w14:paraId="03DC56DB" w14:textId="77777777" w:rsidR="00C12AFA" w:rsidRPr="00180359" w:rsidRDefault="00C12AFA" w:rsidP="002C4938">
            <w:pPr>
              <w:rPr>
                <w:b/>
                <w:bCs/>
                <w:sz w:val="36"/>
                <w:szCs w:val="36"/>
                <w:rtl/>
              </w:rPr>
            </w:pPr>
          </w:p>
        </w:tc>
      </w:tr>
      <w:tr w:rsidR="00C12AFA" w:rsidRPr="00180359" w14:paraId="3F50A1B1" w14:textId="77777777" w:rsidTr="00A77FEC">
        <w:trPr>
          <w:trHeight w:val="274"/>
        </w:trPr>
        <w:tc>
          <w:tcPr>
            <w:tcW w:w="3478" w:type="dxa"/>
          </w:tcPr>
          <w:p w14:paraId="19154A7B" w14:textId="77777777" w:rsidR="00C12AFA" w:rsidRPr="00180359" w:rsidRDefault="005A03A3" w:rsidP="00E87155">
            <w:pPr>
              <w:jc w:val="center"/>
              <w:rPr>
                <w:b/>
                <w:bCs/>
                <w:sz w:val="24"/>
                <w:szCs w:val="24"/>
                <w:rtl/>
              </w:rPr>
            </w:pPr>
            <w:r w:rsidRPr="00180359">
              <w:rPr>
                <w:rFonts w:hint="cs"/>
                <w:b/>
                <w:bCs/>
                <w:sz w:val="24"/>
                <w:szCs w:val="24"/>
                <w:rtl/>
              </w:rPr>
              <w:t>40</w:t>
            </w:r>
            <w:r w:rsidR="00E87155">
              <w:rPr>
                <w:b/>
                <w:bCs/>
                <w:sz w:val="24"/>
                <w:szCs w:val="24"/>
              </w:rPr>
              <w:t>TC</w:t>
            </w:r>
          </w:p>
        </w:tc>
        <w:tc>
          <w:tcPr>
            <w:tcW w:w="3478" w:type="dxa"/>
          </w:tcPr>
          <w:p w14:paraId="60D70728" w14:textId="77777777" w:rsidR="00C12AFA" w:rsidRPr="00180359" w:rsidRDefault="002F2D47" w:rsidP="002C4938">
            <w:pPr>
              <w:rPr>
                <w:b/>
                <w:bCs/>
                <w:sz w:val="24"/>
                <w:szCs w:val="24"/>
                <w:rtl/>
              </w:rPr>
            </w:pPr>
            <w:r w:rsidRPr="00180359">
              <w:rPr>
                <w:rFonts w:hint="cs"/>
                <w:b/>
                <w:bCs/>
                <w:sz w:val="24"/>
                <w:szCs w:val="24"/>
                <w:rtl/>
              </w:rPr>
              <w:t xml:space="preserve">בדוק התחברות </w:t>
            </w:r>
            <w:r w:rsidR="00A77FEC" w:rsidRPr="00180359">
              <w:rPr>
                <w:rFonts w:hint="cs"/>
                <w:b/>
                <w:bCs/>
                <w:sz w:val="24"/>
                <w:szCs w:val="24"/>
                <w:rtl/>
              </w:rPr>
              <w:t xml:space="preserve">בדפדפן </w:t>
            </w:r>
            <w:r w:rsidR="00A77FEC" w:rsidRPr="00180359">
              <w:rPr>
                <w:b/>
                <w:bCs/>
                <w:sz w:val="24"/>
                <w:szCs w:val="24"/>
              </w:rPr>
              <w:t xml:space="preserve">CHROME  </w:t>
            </w:r>
            <w:r w:rsidR="00A77FEC" w:rsidRPr="00180359">
              <w:rPr>
                <w:rFonts w:hint="cs"/>
                <w:b/>
                <w:bCs/>
                <w:sz w:val="24"/>
                <w:szCs w:val="24"/>
                <w:rtl/>
              </w:rPr>
              <w:t xml:space="preserve"> במצב גלישה פרטי</w:t>
            </w:r>
          </w:p>
        </w:tc>
        <w:tc>
          <w:tcPr>
            <w:tcW w:w="1334" w:type="dxa"/>
            <w:vMerge/>
          </w:tcPr>
          <w:p w14:paraId="343A6565" w14:textId="77777777" w:rsidR="00C12AFA" w:rsidRPr="00180359" w:rsidRDefault="00C12AFA" w:rsidP="002C4938">
            <w:pPr>
              <w:rPr>
                <w:b/>
                <w:bCs/>
                <w:sz w:val="36"/>
                <w:szCs w:val="36"/>
                <w:rtl/>
              </w:rPr>
            </w:pPr>
          </w:p>
        </w:tc>
      </w:tr>
      <w:tr w:rsidR="00C12AFA" w:rsidRPr="00180359" w14:paraId="64BEC66D" w14:textId="77777777" w:rsidTr="00A77FEC">
        <w:trPr>
          <w:trHeight w:val="274"/>
        </w:trPr>
        <w:tc>
          <w:tcPr>
            <w:tcW w:w="3478" w:type="dxa"/>
          </w:tcPr>
          <w:p w14:paraId="1357E084" w14:textId="77777777" w:rsidR="00C12AFA" w:rsidRPr="00180359" w:rsidRDefault="005A03A3" w:rsidP="00E87155">
            <w:pPr>
              <w:jc w:val="center"/>
              <w:rPr>
                <w:b/>
                <w:bCs/>
                <w:sz w:val="24"/>
                <w:szCs w:val="24"/>
                <w:rtl/>
              </w:rPr>
            </w:pPr>
            <w:r w:rsidRPr="00180359">
              <w:rPr>
                <w:rFonts w:hint="cs"/>
                <w:b/>
                <w:bCs/>
                <w:sz w:val="24"/>
                <w:szCs w:val="24"/>
                <w:rtl/>
              </w:rPr>
              <w:t>41</w:t>
            </w:r>
            <w:r w:rsidR="00E87155">
              <w:rPr>
                <w:b/>
                <w:bCs/>
                <w:sz w:val="24"/>
                <w:szCs w:val="24"/>
              </w:rPr>
              <w:t>TC</w:t>
            </w:r>
          </w:p>
        </w:tc>
        <w:tc>
          <w:tcPr>
            <w:tcW w:w="3478" w:type="dxa"/>
          </w:tcPr>
          <w:p w14:paraId="2D4CD9EF" w14:textId="77777777" w:rsidR="00C12AFA" w:rsidRPr="00180359" w:rsidRDefault="00A77FEC" w:rsidP="002C4938">
            <w:pPr>
              <w:rPr>
                <w:b/>
                <w:bCs/>
                <w:sz w:val="24"/>
                <w:szCs w:val="24"/>
                <w:rtl/>
              </w:rPr>
            </w:pPr>
            <w:r w:rsidRPr="00180359">
              <w:rPr>
                <w:rFonts w:hint="cs"/>
                <w:b/>
                <w:bCs/>
                <w:sz w:val="24"/>
                <w:szCs w:val="24"/>
                <w:rtl/>
              </w:rPr>
              <w:t xml:space="preserve">בדוק התחברות </w:t>
            </w:r>
            <w:proofErr w:type="spellStart"/>
            <w:r w:rsidRPr="00180359">
              <w:rPr>
                <w:rFonts w:hint="cs"/>
                <w:b/>
                <w:bCs/>
                <w:sz w:val="24"/>
                <w:szCs w:val="24"/>
                <w:rtl/>
              </w:rPr>
              <w:t>בדפפדן</w:t>
            </w:r>
            <w:proofErr w:type="spellEnd"/>
            <w:r w:rsidRPr="00180359">
              <w:rPr>
                <w:rFonts w:hint="cs"/>
                <w:b/>
                <w:bCs/>
                <w:sz w:val="24"/>
                <w:szCs w:val="24"/>
                <w:rtl/>
              </w:rPr>
              <w:t xml:space="preserve"> </w:t>
            </w:r>
            <w:r w:rsidRPr="00180359">
              <w:rPr>
                <w:b/>
                <w:bCs/>
                <w:sz w:val="24"/>
                <w:szCs w:val="24"/>
              </w:rPr>
              <w:t>FIREFOX</w:t>
            </w:r>
            <w:r w:rsidRPr="00180359">
              <w:rPr>
                <w:rFonts w:hint="cs"/>
                <w:b/>
                <w:bCs/>
                <w:sz w:val="24"/>
                <w:szCs w:val="24"/>
                <w:rtl/>
              </w:rPr>
              <w:t xml:space="preserve"> במצב גלישה פרטי</w:t>
            </w:r>
          </w:p>
        </w:tc>
        <w:tc>
          <w:tcPr>
            <w:tcW w:w="1334" w:type="dxa"/>
            <w:vMerge/>
          </w:tcPr>
          <w:p w14:paraId="78515F37" w14:textId="77777777" w:rsidR="00C12AFA" w:rsidRPr="00180359" w:rsidRDefault="00C12AFA" w:rsidP="002C4938">
            <w:pPr>
              <w:rPr>
                <w:b/>
                <w:bCs/>
                <w:sz w:val="36"/>
                <w:szCs w:val="36"/>
                <w:rtl/>
              </w:rPr>
            </w:pPr>
          </w:p>
        </w:tc>
      </w:tr>
      <w:tr w:rsidR="00C12AFA" w:rsidRPr="00180359" w14:paraId="1871232E" w14:textId="77777777" w:rsidTr="00A77FEC">
        <w:trPr>
          <w:trHeight w:val="274"/>
        </w:trPr>
        <w:tc>
          <w:tcPr>
            <w:tcW w:w="3478" w:type="dxa"/>
          </w:tcPr>
          <w:p w14:paraId="05CF30C6" w14:textId="77777777" w:rsidR="00C12AFA" w:rsidRPr="00180359" w:rsidRDefault="005A03A3" w:rsidP="00E87155">
            <w:pPr>
              <w:jc w:val="center"/>
              <w:rPr>
                <w:b/>
                <w:bCs/>
                <w:sz w:val="24"/>
                <w:szCs w:val="24"/>
                <w:rtl/>
              </w:rPr>
            </w:pPr>
            <w:r w:rsidRPr="00180359">
              <w:rPr>
                <w:rFonts w:hint="cs"/>
                <w:b/>
                <w:bCs/>
                <w:sz w:val="24"/>
                <w:szCs w:val="24"/>
                <w:rtl/>
              </w:rPr>
              <w:t>42</w:t>
            </w:r>
            <w:r w:rsidR="00E87155">
              <w:rPr>
                <w:b/>
                <w:bCs/>
                <w:sz w:val="24"/>
                <w:szCs w:val="24"/>
              </w:rPr>
              <w:t>TC</w:t>
            </w:r>
          </w:p>
        </w:tc>
        <w:tc>
          <w:tcPr>
            <w:tcW w:w="3478" w:type="dxa"/>
          </w:tcPr>
          <w:p w14:paraId="788EC1FD" w14:textId="77777777" w:rsidR="00C12AFA" w:rsidRPr="00180359" w:rsidRDefault="00A77FEC" w:rsidP="002C4938">
            <w:pPr>
              <w:rPr>
                <w:b/>
                <w:bCs/>
                <w:sz w:val="24"/>
                <w:szCs w:val="24"/>
                <w:rtl/>
              </w:rPr>
            </w:pPr>
            <w:r w:rsidRPr="00180359">
              <w:rPr>
                <w:rFonts w:hint="cs"/>
                <w:b/>
                <w:bCs/>
                <w:sz w:val="24"/>
                <w:szCs w:val="24"/>
                <w:rtl/>
              </w:rPr>
              <w:t xml:space="preserve">בדוק התחברות </w:t>
            </w:r>
            <w:proofErr w:type="spellStart"/>
            <w:r w:rsidRPr="00180359">
              <w:rPr>
                <w:rFonts w:hint="cs"/>
                <w:b/>
                <w:bCs/>
                <w:sz w:val="24"/>
                <w:szCs w:val="24"/>
                <w:rtl/>
              </w:rPr>
              <w:t>בדפפדן</w:t>
            </w:r>
            <w:proofErr w:type="spellEnd"/>
            <w:r w:rsidRPr="00180359">
              <w:rPr>
                <w:rFonts w:hint="cs"/>
                <w:b/>
                <w:bCs/>
                <w:sz w:val="24"/>
                <w:szCs w:val="24"/>
                <w:rtl/>
              </w:rPr>
              <w:t xml:space="preserve"> </w:t>
            </w:r>
            <w:r w:rsidRPr="00180359">
              <w:rPr>
                <w:b/>
                <w:bCs/>
                <w:sz w:val="24"/>
                <w:szCs w:val="24"/>
              </w:rPr>
              <w:t>EDGE</w:t>
            </w:r>
            <w:r w:rsidRPr="00180359">
              <w:rPr>
                <w:rFonts w:hint="cs"/>
                <w:b/>
                <w:bCs/>
                <w:sz w:val="24"/>
                <w:szCs w:val="24"/>
                <w:rtl/>
              </w:rPr>
              <w:t xml:space="preserve"> במצב גלישה פרטי</w:t>
            </w:r>
          </w:p>
        </w:tc>
        <w:tc>
          <w:tcPr>
            <w:tcW w:w="1334" w:type="dxa"/>
            <w:vMerge/>
          </w:tcPr>
          <w:p w14:paraId="17B5119B" w14:textId="77777777" w:rsidR="00C12AFA" w:rsidRPr="00180359" w:rsidRDefault="00C12AFA" w:rsidP="002C4938">
            <w:pPr>
              <w:rPr>
                <w:b/>
                <w:bCs/>
                <w:sz w:val="36"/>
                <w:szCs w:val="36"/>
                <w:rtl/>
              </w:rPr>
            </w:pPr>
          </w:p>
        </w:tc>
      </w:tr>
      <w:tr w:rsidR="00C12AFA" w:rsidRPr="00180359" w14:paraId="12704520" w14:textId="77777777" w:rsidTr="00A77FEC">
        <w:trPr>
          <w:trHeight w:val="274"/>
        </w:trPr>
        <w:tc>
          <w:tcPr>
            <w:tcW w:w="3478" w:type="dxa"/>
          </w:tcPr>
          <w:p w14:paraId="475F5435" w14:textId="77777777" w:rsidR="00C12AFA" w:rsidRPr="00180359" w:rsidRDefault="005A03A3" w:rsidP="00E87155">
            <w:pPr>
              <w:jc w:val="center"/>
              <w:rPr>
                <w:b/>
                <w:bCs/>
                <w:sz w:val="24"/>
                <w:szCs w:val="24"/>
                <w:rtl/>
              </w:rPr>
            </w:pPr>
            <w:r w:rsidRPr="00180359">
              <w:rPr>
                <w:rFonts w:hint="cs"/>
                <w:b/>
                <w:bCs/>
                <w:sz w:val="24"/>
                <w:szCs w:val="24"/>
                <w:rtl/>
              </w:rPr>
              <w:t>43</w:t>
            </w:r>
            <w:r w:rsidR="00E87155">
              <w:rPr>
                <w:b/>
                <w:bCs/>
                <w:sz w:val="24"/>
                <w:szCs w:val="24"/>
              </w:rPr>
              <w:t>TC</w:t>
            </w:r>
          </w:p>
        </w:tc>
        <w:tc>
          <w:tcPr>
            <w:tcW w:w="3478" w:type="dxa"/>
          </w:tcPr>
          <w:p w14:paraId="2F2E4D72" w14:textId="77777777" w:rsidR="00C12AFA" w:rsidRPr="00180359" w:rsidRDefault="00A77FEC" w:rsidP="002C4938">
            <w:pPr>
              <w:rPr>
                <w:b/>
                <w:bCs/>
                <w:sz w:val="24"/>
                <w:szCs w:val="24"/>
                <w:rtl/>
              </w:rPr>
            </w:pPr>
            <w:r w:rsidRPr="00180359">
              <w:rPr>
                <w:rFonts w:hint="cs"/>
                <w:b/>
                <w:bCs/>
                <w:sz w:val="24"/>
                <w:szCs w:val="24"/>
                <w:rtl/>
              </w:rPr>
              <w:t xml:space="preserve">בדוק התחברות במערכת הפעלה </w:t>
            </w:r>
            <w:r w:rsidRPr="00180359">
              <w:rPr>
                <w:b/>
                <w:bCs/>
                <w:sz w:val="24"/>
                <w:szCs w:val="24"/>
              </w:rPr>
              <w:t>WINDOWS</w:t>
            </w:r>
          </w:p>
        </w:tc>
        <w:tc>
          <w:tcPr>
            <w:tcW w:w="1334" w:type="dxa"/>
            <w:vMerge/>
          </w:tcPr>
          <w:p w14:paraId="1E5DE03D" w14:textId="77777777" w:rsidR="00C12AFA" w:rsidRPr="00180359" w:rsidRDefault="00C12AFA" w:rsidP="002C4938">
            <w:pPr>
              <w:rPr>
                <w:b/>
                <w:bCs/>
                <w:sz w:val="36"/>
                <w:szCs w:val="36"/>
                <w:rtl/>
              </w:rPr>
            </w:pPr>
          </w:p>
        </w:tc>
      </w:tr>
      <w:tr w:rsidR="00C12AFA" w:rsidRPr="00180359" w14:paraId="0B4E9E11" w14:textId="77777777" w:rsidTr="00A77FEC">
        <w:trPr>
          <w:trHeight w:val="274"/>
        </w:trPr>
        <w:tc>
          <w:tcPr>
            <w:tcW w:w="3478" w:type="dxa"/>
          </w:tcPr>
          <w:p w14:paraId="7818A29B" w14:textId="77777777" w:rsidR="00C12AFA" w:rsidRPr="00180359" w:rsidRDefault="005A03A3" w:rsidP="00E87155">
            <w:pPr>
              <w:jc w:val="center"/>
              <w:rPr>
                <w:b/>
                <w:bCs/>
                <w:sz w:val="24"/>
                <w:szCs w:val="24"/>
                <w:rtl/>
              </w:rPr>
            </w:pPr>
            <w:r w:rsidRPr="00180359">
              <w:rPr>
                <w:rFonts w:hint="cs"/>
                <w:b/>
                <w:bCs/>
                <w:sz w:val="24"/>
                <w:szCs w:val="24"/>
                <w:rtl/>
              </w:rPr>
              <w:t>44</w:t>
            </w:r>
            <w:r w:rsidR="00E87155">
              <w:rPr>
                <w:b/>
                <w:bCs/>
                <w:sz w:val="24"/>
                <w:szCs w:val="24"/>
              </w:rPr>
              <w:t>TC</w:t>
            </w:r>
          </w:p>
        </w:tc>
        <w:tc>
          <w:tcPr>
            <w:tcW w:w="3478" w:type="dxa"/>
          </w:tcPr>
          <w:p w14:paraId="6423072C" w14:textId="77777777" w:rsidR="00C12AFA" w:rsidRPr="00180359" w:rsidRDefault="00A77FEC" w:rsidP="002C4938">
            <w:pPr>
              <w:rPr>
                <w:b/>
                <w:bCs/>
                <w:sz w:val="24"/>
                <w:szCs w:val="24"/>
                <w:rtl/>
              </w:rPr>
            </w:pPr>
            <w:r w:rsidRPr="00180359">
              <w:rPr>
                <w:rFonts w:hint="cs"/>
                <w:b/>
                <w:bCs/>
                <w:sz w:val="24"/>
                <w:szCs w:val="24"/>
                <w:rtl/>
              </w:rPr>
              <w:t xml:space="preserve">בדוק התחברות ברשת </w:t>
            </w:r>
            <w:r w:rsidRPr="00180359">
              <w:rPr>
                <w:b/>
                <w:bCs/>
                <w:sz w:val="24"/>
                <w:szCs w:val="24"/>
              </w:rPr>
              <w:t>WIFI</w:t>
            </w:r>
          </w:p>
        </w:tc>
        <w:tc>
          <w:tcPr>
            <w:tcW w:w="1334" w:type="dxa"/>
            <w:vMerge/>
          </w:tcPr>
          <w:p w14:paraId="2ED70E5C" w14:textId="77777777" w:rsidR="00C12AFA" w:rsidRPr="00180359" w:rsidRDefault="00C12AFA" w:rsidP="002C4938">
            <w:pPr>
              <w:rPr>
                <w:b/>
                <w:bCs/>
                <w:sz w:val="36"/>
                <w:szCs w:val="36"/>
                <w:rtl/>
              </w:rPr>
            </w:pPr>
          </w:p>
        </w:tc>
      </w:tr>
      <w:tr w:rsidR="00C12AFA" w:rsidRPr="00180359" w14:paraId="33F22087" w14:textId="77777777" w:rsidTr="00A77FEC">
        <w:trPr>
          <w:trHeight w:val="274"/>
        </w:trPr>
        <w:tc>
          <w:tcPr>
            <w:tcW w:w="3478" w:type="dxa"/>
          </w:tcPr>
          <w:p w14:paraId="62129FF5" w14:textId="77777777" w:rsidR="00C12AFA" w:rsidRPr="00180359" w:rsidRDefault="005A03A3" w:rsidP="00E87155">
            <w:pPr>
              <w:jc w:val="center"/>
              <w:rPr>
                <w:b/>
                <w:bCs/>
                <w:sz w:val="24"/>
                <w:szCs w:val="24"/>
                <w:rtl/>
              </w:rPr>
            </w:pPr>
            <w:r w:rsidRPr="00180359">
              <w:rPr>
                <w:rFonts w:hint="cs"/>
                <w:b/>
                <w:bCs/>
                <w:sz w:val="24"/>
                <w:szCs w:val="24"/>
                <w:rtl/>
              </w:rPr>
              <w:t>45</w:t>
            </w:r>
            <w:r w:rsidR="00E87155">
              <w:rPr>
                <w:b/>
                <w:bCs/>
                <w:sz w:val="24"/>
                <w:szCs w:val="24"/>
              </w:rPr>
              <w:t>TC</w:t>
            </w:r>
          </w:p>
        </w:tc>
        <w:tc>
          <w:tcPr>
            <w:tcW w:w="3478" w:type="dxa"/>
          </w:tcPr>
          <w:p w14:paraId="7F8F532A" w14:textId="77777777" w:rsidR="00C12AFA" w:rsidRPr="00180359" w:rsidRDefault="00A77FEC" w:rsidP="002C4938">
            <w:pPr>
              <w:rPr>
                <w:b/>
                <w:bCs/>
                <w:sz w:val="24"/>
                <w:szCs w:val="24"/>
                <w:rtl/>
              </w:rPr>
            </w:pPr>
            <w:r w:rsidRPr="00180359">
              <w:rPr>
                <w:rFonts w:hint="cs"/>
                <w:b/>
                <w:bCs/>
                <w:sz w:val="24"/>
                <w:szCs w:val="24"/>
                <w:rtl/>
              </w:rPr>
              <w:t xml:space="preserve">בדוק התחברות במערכת </w:t>
            </w:r>
            <w:proofErr w:type="spellStart"/>
            <w:r w:rsidRPr="00180359">
              <w:rPr>
                <w:rFonts w:hint="cs"/>
                <w:b/>
                <w:bCs/>
                <w:sz w:val="24"/>
                <w:szCs w:val="24"/>
                <w:rtl/>
              </w:rPr>
              <w:t>אנדוראיד</w:t>
            </w:r>
            <w:proofErr w:type="spellEnd"/>
          </w:p>
        </w:tc>
        <w:tc>
          <w:tcPr>
            <w:tcW w:w="1334" w:type="dxa"/>
            <w:vMerge/>
          </w:tcPr>
          <w:p w14:paraId="3876784E" w14:textId="77777777" w:rsidR="00C12AFA" w:rsidRPr="00180359" w:rsidRDefault="00C12AFA" w:rsidP="002C4938">
            <w:pPr>
              <w:rPr>
                <w:b/>
                <w:bCs/>
                <w:sz w:val="36"/>
                <w:szCs w:val="36"/>
                <w:rtl/>
              </w:rPr>
            </w:pPr>
          </w:p>
        </w:tc>
      </w:tr>
      <w:tr w:rsidR="00C12AFA" w:rsidRPr="00180359" w14:paraId="7712AE30" w14:textId="77777777" w:rsidTr="00A77FEC">
        <w:trPr>
          <w:trHeight w:val="274"/>
        </w:trPr>
        <w:tc>
          <w:tcPr>
            <w:tcW w:w="3478" w:type="dxa"/>
          </w:tcPr>
          <w:p w14:paraId="6AD6ACDD" w14:textId="77777777" w:rsidR="00C12AFA" w:rsidRPr="00180359" w:rsidRDefault="005A03A3" w:rsidP="00E87155">
            <w:pPr>
              <w:jc w:val="center"/>
              <w:rPr>
                <w:b/>
                <w:bCs/>
                <w:sz w:val="24"/>
                <w:szCs w:val="24"/>
                <w:rtl/>
              </w:rPr>
            </w:pPr>
            <w:r w:rsidRPr="00180359">
              <w:rPr>
                <w:rFonts w:hint="cs"/>
                <w:b/>
                <w:bCs/>
                <w:sz w:val="24"/>
                <w:szCs w:val="24"/>
                <w:rtl/>
              </w:rPr>
              <w:t>46</w:t>
            </w:r>
            <w:r w:rsidR="00E87155">
              <w:rPr>
                <w:b/>
                <w:bCs/>
                <w:sz w:val="24"/>
                <w:szCs w:val="24"/>
              </w:rPr>
              <w:t>TC</w:t>
            </w:r>
          </w:p>
        </w:tc>
        <w:tc>
          <w:tcPr>
            <w:tcW w:w="3478" w:type="dxa"/>
          </w:tcPr>
          <w:p w14:paraId="48B2819C" w14:textId="77777777" w:rsidR="00C12AFA" w:rsidRPr="00180359" w:rsidRDefault="00A77FEC" w:rsidP="002C4938">
            <w:pPr>
              <w:rPr>
                <w:b/>
                <w:bCs/>
                <w:sz w:val="24"/>
                <w:szCs w:val="24"/>
                <w:rtl/>
              </w:rPr>
            </w:pPr>
            <w:r w:rsidRPr="00180359">
              <w:rPr>
                <w:rFonts w:hint="cs"/>
                <w:b/>
                <w:bCs/>
                <w:sz w:val="24"/>
                <w:szCs w:val="24"/>
                <w:rtl/>
              </w:rPr>
              <w:t>בדוק התחברות במערכת אפל</w:t>
            </w:r>
          </w:p>
        </w:tc>
        <w:tc>
          <w:tcPr>
            <w:tcW w:w="1334" w:type="dxa"/>
            <w:vMerge/>
          </w:tcPr>
          <w:p w14:paraId="03232A19" w14:textId="77777777" w:rsidR="00C12AFA" w:rsidRPr="00180359" w:rsidRDefault="00C12AFA" w:rsidP="002C4938">
            <w:pPr>
              <w:rPr>
                <w:b/>
                <w:bCs/>
                <w:sz w:val="36"/>
                <w:szCs w:val="36"/>
                <w:rtl/>
              </w:rPr>
            </w:pPr>
          </w:p>
        </w:tc>
      </w:tr>
      <w:tr w:rsidR="00C12AFA" w:rsidRPr="00180359" w14:paraId="29A8BA84" w14:textId="77777777" w:rsidTr="00A77FEC">
        <w:trPr>
          <w:trHeight w:val="274"/>
        </w:trPr>
        <w:tc>
          <w:tcPr>
            <w:tcW w:w="3478" w:type="dxa"/>
          </w:tcPr>
          <w:p w14:paraId="22B14E9E" w14:textId="77777777" w:rsidR="00C12AFA" w:rsidRPr="00180359" w:rsidRDefault="005A03A3" w:rsidP="00E87155">
            <w:pPr>
              <w:jc w:val="center"/>
              <w:rPr>
                <w:b/>
                <w:bCs/>
                <w:sz w:val="24"/>
                <w:szCs w:val="24"/>
                <w:rtl/>
              </w:rPr>
            </w:pPr>
            <w:r w:rsidRPr="00180359">
              <w:rPr>
                <w:rFonts w:hint="cs"/>
                <w:b/>
                <w:bCs/>
                <w:sz w:val="24"/>
                <w:szCs w:val="24"/>
                <w:rtl/>
              </w:rPr>
              <w:t>47</w:t>
            </w:r>
            <w:r w:rsidR="00E87155">
              <w:rPr>
                <w:b/>
                <w:bCs/>
                <w:sz w:val="24"/>
                <w:szCs w:val="24"/>
              </w:rPr>
              <w:t>TC</w:t>
            </w:r>
          </w:p>
        </w:tc>
        <w:tc>
          <w:tcPr>
            <w:tcW w:w="3478" w:type="dxa"/>
          </w:tcPr>
          <w:p w14:paraId="0721D274" w14:textId="77777777" w:rsidR="00C12AFA" w:rsidRPr="00180359" w:rsidRDefault="00A77FEC" w:rsidP="002C4938">
            <w:pPr>
              <w:rPr>
                <w:b/>
                <w:bCs/>
                <w:sz w:val="24"/>
                <w:szCs w:val="24"/>
                <w:rtl/>
              </w:rPr>
            </w:pPr>
            <w:r w:rsidRPr="00180359">
              <w:rPr>
                <w:rFonts w:hint="cs"/>
                <w:b/>
                <w:bCs/>
                <w:sz w:val="24"/>
                <w:szCs w:val="24"/>
                <w:rtl/>
              </w:rPr>
              <w:t>בדוק התחברות עם מסך 14 של מחשב נייד</w:t>
            </w:r>
          </w:p>
        </w:tc>
        <w:tc>
          <w:tcPr>
            <w:tcW w:w="1334" w:type="dxa"/>
            <w:vMerge/>
          </w:tcPr>
          <w:p w14:paraId="37935175" w14:textId="77777777" w:rsidR="00C12AFA" w:rsidRPr="00180359" w:rsidRDefault="00C12AFA" w:rsidP="002C4938">
            <w:pPr>
              <w:rPr>
                <w:b/>
                <w:bCs/>
                <w:sz w:val="36"/>
                <w:szCs w:val="36"/>
                <w:rtl/>
              </w:rPr>
            </w:pPr>
          </w:p>
        </w:tc>
      </w:tr>
      <w:tr w:rsidR="00C12AFA" w:rsidRPr="00180359" w14:paraId="32E81CF6" w14:textId="77777777" w:rsidTr="00A77FEC">
        <w:trPr>
          <w:trHeight w:val="274"/>
        </w:trPr>
        <w:tc>
          <w:tcPr>
            <w:tcW w:w="3478" w:type="dxa"/>
          </w:tcPr>
          <w:p w14:paraId="49081898" w14:textId="77777777" w:rsidR="00C12AFA" w:rsidRPr="00180359" w:rsidRDefault="005A03A3" w:rsidP="00E87155">
            <w:pPr>
              <w:jc w:val="center"/>
              <w:rPr>
                <w:b/>
                <w:bCs/>
                <w:sz w:val="24"/>
                <w:szCs w:val="24"/>
                <w:rtl/>
              </w:rPr>
            </w:pPr>
            <w:r w:rsidRPr="00180359">
              <w:rPr>
                <w:rFonts w:hint="cs"/>
                <w:b/>
                <w:bCs/>
                <w:sz w:val="24"/>
                <w:szCs w:val="24"/>
                <w:rtl/>
              </w:rPr>
              <w:t>48</w:t>
            </w:r>
            <w:r w:rsidR="00E87155">
              <w:rPr>
                <w:b/>
                <w:bCs/>
                <w:sz w:val="24"/>
                <w:szCs w:val="24"/>
              </w:rPr>
              <w:t>TC</w:t>
            </w:r>
          </w:p>
        </w:tc>
        <w:tc>
          <w:tcPr>
            <w:tcW w:w="3478" w:type="dxa"/>
          </w:tcPr>
          <w:p w14:paraId="56A4535D" w14:textId="77777777" w:rsidR="00C12AFA" w:rsidRPr="00180359" w:rsidRDefault="00A77FEC" w:rsidP="002C4938">
            <w:pPr>
              <w:rPr>
                <w:b/>
                <w:bCs/>
                <w:sz w:val="24"/>
                <w:szCs w:val="24"/>
                <w:rtl/>
              </w:rPr>
            </w:pPr>
            <w:r w:rsidRPr="00180359">
              <w:rPr>
                <w:rFonts w:hint="cs"/>
                <w:b/>
                <w:bCs/>
                <w:sz w:val="24"/>
                <w:szCs w:val="24"/>
                <w:rtl/>
              </w:rPr>
              <w:t>בדוק התחברות עם מסך 26אינץ במחשב נייד</w:t>
            </w:r>
          </w:p>
        </w:tc>
        <w:tc>
          <w:tcPr>
            <w:tcW w:w="1334" w:type="dxa"/>
            <w:vMerge/>
          </w:tcPr>
          <w:p w14:paraId="791EEFF2" w14:textId="77777777" w:rsidR="00C12AFA" w:rsidRPr="00180359" w:rsidRDefault="00C12AFA" w:rsidP="002C4938">
            <w:pPr>
              <w:rPr>
                <w:b/>
                <w:bCs/>
                <w:sz w:val="36"/>
                <w:szCs w:val="36"/>
                <w:rtl/>
              </w:rPr>
            </w:pPr>
          </w:p>
        </w:tc>
      </w:tr>
      <w:tr w:rsidR="00A77FEC" w:rsidRPr="00180359" w14:paraId="5C2A2F2C" w14:textId="77777777" w:rsidTr="00A77FEC">
        <w:trPr>
          <w:trHeight w:val="274"/>
        </w:trPr>
        <w:tc>
          <w:tcPr>
            <w:tcW w:w="3478" w:type="dxa"/>
          </w:tcPr>
          <w:p w14:paraId="0DABE190" w14:textId="77777777" w:rsidR="00A77FEC" w:rsidRPr="00180359" w:rsidRDefault="00A77FEC" w:rsidP="00E87155">
            <w:pPr>
              <w:jc w:val="center"/>
              <w:rPr>
                <w:b/>
                <w:bCs/>
                <w:sz w:val="24"/>
                <w:szCs w:val="24"/>
                <w:rtl/>
              </w:rPr>
            </w:pPr>
            <w:r w:rsidRPr="00180359">
              <w:rPr>
                <w:rFonts w:hint="cs"/>
                <w:b/>
                <w:bCs/>
                <w:sz w:val="24"/>
                <w:szCs w:val="24"/>
                <w:rtl/>
              </w:rPr>
              <w:t>49</w:t>
            </w:r>
            <w:r w:rsidR="00E87155">
              <w:rPr>
                <w:b/>
                <w:bCs/>
                <w:sz w:val="24"/>
                <w:szCs w:val="24"/>
              </w:rPr>
              <w:t>TC</w:t>
            </w:r>
          </w:p>
        </w:tc>
        <w:tc>
          <w:tcPr>
            <w:tcW w:w="3478" w:type="dxa"/>
          </w:tcPr>
          <w:p w14:paraId="15F8FCC6" w14:textId="77777777" w:rsidR="00A77FEC" w:rsidRPr="00180359" w:rsidRDefault="00A77FEC" w:rsidP="002C4938">
            <w:pPr>
              <w:rPr>
                <w:b/>
                <w:bCs/>
                <w:sz w:val="24"/>
                <w:szCs w:val="24"/>
                <w:rtl/>
              </w:rPr>
            </w:pPr>
            <w:r w:rsidRPr="00180359">
              <w:rPr>
                <w:rFonts w:hint="cs"/>
                <w:b/>
                <w:bCs/>
                <w:sz w:val="24"/>
                <w:szCs w:val="24"/>
                <w:rtl/>
              </w:rPr>
              <w:t>בדוק התחברות עם מכשיר טלפון אנדרואיד</w:t>
            </w:r>
          </w:p>
        </w:tc>
        <w:tc>
          <w:tcPr>
            <w:tcW w:w="1334" w:type="dxa"/>
            <w:vMerge/>
          </w:tcPr>
          <w:p w14:paraId="0C05F8E5" w14:textId="77777777" w:rsidR="00A77FEC" w:rsidRPr="00180359" w:rsidRDefault="00A77FEC" w:rsidP="002C4938">
            <w:pPr>
              <w:rPr>
                <w:b/>
                <w:bCs/>
                <w:sz w:val="36"/>
                <w:szCs w:val="36"/>
                <w:rtl/>
              </w:rPr>
            </w:pPr>
          </w:p>
        </w:tc>
      </w:tr>
      <w:tr w:rsidR="00A77FEC" w:rsidRPr="00180359" w14:paraId="284E4F72" w14:textId="77777777" w:rsidTr="00A77FEC">
        <w:trPr>
          <w:trHeight w:val="274"/>
        </w:trPr>
        <w:tc>
          <w:tcPr>
            <w:tcW w:w="3478" w:type="dxa"/>
          </w:tcPr>
          <w:p w14:paraId="59609DD9" w14:textId="77777777" w:rsidR="00A77FEC" w:rsidRPr="00180359" w:rsidRDefault="00A77FEC" w:rsidP="00E87155">
            <w:pPr>
              <w:jc w:val="center"/>
              <w:rPr>
                <w:b/>
                <w:bCs/>
                <w:sz w:val="24"/>
                <w:szCs w:val="24"/>
                <w:rtl/>
              </w:rPr>
            </w:pPr>
            <w:r w:rsidRPr="00180359">
              <w:rPr>
                <w:rFonts w:hint="cs"/>
                <w:b/>
                <w:bCs/>
                <w:sz w:val="24"/>
                <w:szCs w:val="24"/>
                <w:rtl/>
              </w:rPr>
              <w:t>50</w:t>
            </w:r>
            <w:r w:rsidR="00E87155">
              <w:rPr>
                <w:b/>
                <w:bCs/>
                <w:sz w:val="24"/>
                <w:szCs w:val="24"/>
              </w:rPr>
              <w:t>TC</w:t>
            </w:r>
          </w:p>
        </w:tc>
        <w:tc>
          <w:tcPr>
            <w:tcW w:w="3478" w:type="dxa"/>
          </w:tcPr>
          <w:p w14:paraId="6A947921" w14:textId="77777777" w:rsidR="00A77FEC" w:rsidRPr="00180359" w:rsidRDefault="00A77FEC" w:rsidP="002C4938">
            <w:pPr>
              <w:rPr>
                <w:b/>
                <w:bCs/>
                <w:sz w:val="24"/>
                <w:szCs w:val="24"/>
                <w:rtl/>
              </w:rPr>
            </w:pPr>
            <w:r w:rsidRPr="00180359">
              <w:rPr>
                <w:rFonts w:hint="cs"/>
                <w:b/>
                <w:bCs/>
                <w:sz w:val="24"/>
                <w:szCs w:val="24"/>
                <w:rtl/>
              </w:rPr>
              <w:t>בדוק התחברות עם מכשיר טלפון אפל</w:t>
            </w:r>
          </w:p>
        </w:tc>
        <w:tc>
          <w:tcPr>
            <w:tcW w:w="1334" w:type="dxa"/>
            <w:vMerge/>
          </w:tcPr>
          <w:p w14:paraId="5CF7C506" w14:textId="77777777" w:rsidR="00A77FEC" w:rsidRPr="00180359" w:rsidRDefault="00A77FEC" w:rsidP="002C4938">
            <w:pPr>
              <w:rPr>
                <w:b/>
                <w:bCs/>
                <w:sz w:val="36"/>
                <w:szCs w:val="36"/>
                <w:rtl/>
              </w:rPr>
            </w:pPr>
          </w:p>
        </w:tc>
      </w:tr>
      <w:tr w:rsidR="00C12AFA" w:rsidRPr="00180359" w14:paraId="1ACBCC09" w14:textId="77777777" w:rsidTr="00A77FEC">
        <w:trPr>
          <w:trHeight w:val="274"/>
        </w:trPr>
        <w:tc>
          <w:tcPr>
            <w:tcW w:w="3478" w:type="dxa"/>
          </w:tcPr>
          <w:p w14:paraId="5F4AA134" w14:textId="77777777" w:rsidR="00C12AFA" w:rsidRPr="00180359" w:rsidRDefault="00A77FEC" w:rsidP="00E87155">
            <w:pPr>
              <w:jc w:val="center"/>
              <w:rPr>
                <w:b/>
                <w:bCs/>
                <w:sz w:val="24"/>
                <w:szCs w:val="24"/>
                <w:rtl/>
              </w:rPr>
            </w:pPr>
            <w:r w:rsidRPr="00180359">
              <w:rPr>
                <w:rFonts w:hint="cs"/>
                <w:b/>
                <w:bCs/>
                <w:sz w:val="24"/>
                <w:szCs w:val="24"/>
                <w:rtl/>
              </w:rPr>
              <w:t>51</w:t>
            </w:r>
            <w:r w:rsidR="00E87155">
              <w:rPr>
                <w:b/>
                <w:bCs/>
                <w:sz w:val="24"/>
                <w:szCs w:val="24"/>
              </w:rPr>
              <w:t>TC</w:t>
            </w:r>
          </w:p>
        </w:tc>
        <w:tc>
          <w:tcPr>
            <w:tcW w:w="3478" w:type="dxa"/>
          </w:tcPr>
          <w:p w14:paraId="4D172B18" w14:textId="77777777" w:rsidR="00C12AFA" w:rsidRPr="00180359" w:rsidRDefault="00A77FEC" w:rsidP="002C4938">
            <w:pPr>
              <w:rPr>
                <w:b/>
                <w:bCs/>
                <w:sz w:val="24"/>
                <w:szCs w:val="24"/>
                <w:rtl/>
              </w:rPr>
            </w:pPr>
            <w:r w:rsidRPr="00180359">
              <w:rPr>
                <w:rFonts w:hint="cs"/>
                <w:b/>
                <w:bCs/>
                <w:sz w:val="24"/>
                <w:szCs w:val="24"/>
                <w:rtl/>
              </w:rPr>
              <w:t xml:space="preserve">בדוק התחברות עם </w:t>
            </w:r>
            <w:proofErr w:type="spellStart"/>
            <w:r w:rsidRPr="00180359">
              <w:rPr>
                <w:rFonts w:hint="cs"/>
                <w:b/>
                <w:bCs/>
                <w:sz w:val="24"/>
                <w:szCs w:val="24"/>
                <w:rtl/>
              </w:rPr>
              <w:t>טאבלט</w:t>
            </w:r>
            <w:proofErr w:type="spellEnd"/>
            <w:r w:rsidR="00966CA6" w:rsidRPr="00180359">
              <w:rPr>
                <w:rFonts w:hint="cs"/>
                <w:b/>
                <w:bCs/>
                <w:sz w:val="24"/>
                <w:szCs w:val="24"/>
                <w:rtl/>
              </w:rPr>
              <w:t xml:space="preserve"> אנדרואיד</w:t>
            </w:r>
          </w:p>
        </w:tc>
        <w:tc>
          <w:tcPr>
            <w:tcW w:w="1334" w:type="dxa"/>
            <w:vMerge/>
          </w:tcPr>
          <w:p w14:paraId="0CDD2471" w14:textId="77777777" w:rsidR="00C12AFA" w:rsidRPr="00180359" w:rsidRDefault="00C12AFA" w:rsidP="002C4938">
            <w:pPr>
              <w:rPr>
                <w:b/>
                <w:bCs/>
                <w:sz w:val="36"/>
                <w:szCs w:val="36"/>
                <w:rtl/>
              </w:rPr>
            </w:pPr>
          </w:p>
        </w:tc>
      </w:tr>
    </w:tbl>
    <w:p w14:paraId="175F259A" w14:textId="77777777" w:rsidR="00F561C8" w:rsidRPr="00180359" w:rsidRDefault="00F561C8" w:rsidP="00F16B93">
      <w:pPr>
        <w:rPr>
          <w:b/>
          <w:bCs/>
          <w:sz w:val="36"/>
          <w:szCs w:val="36"/>
          <w:rtl/>
        </w:rPr>
      </w:pPr>
    </w:p>
    <w:p w14:paraId="38323E7E" w14:textId="77777777" w:rsidR="00F561C8" w:rsidRPr="00180359" w:rsidRDefault="00F561C8" w:rsidP="00F16B93">
      <w:pPr>
        <w:rPr>
          <w:b/>
          <w:bCs/>
          <w:sz w:val="36"/>
          <w:szCs w:val="36"/>
          <w:rtl/>
        </w:rPr>
      </w:pPr>
    </w:p>
    <w:p w14:paraId="7A942E6D" w14:textId="77777777" w:rsidR="00F561C8" w:rsidRPr="00180359" w:rsidRDefault="00F561C8" w:rsidP="00F16B93">
      <w:pPr>
        <w:rPr>
          <w:b/>
          <w:bCs/>
          <w:sz w:val="36"/>
          <w:szCs w:val="36"/>
          <w:rtl/>
        </w:rPr>
      </w:pPr>
    </w:p>
    <w:p w14:paraId="21C616D1" w14:textId="77777777" w:rsidR="00F561C8" w:rsidRPr="00180359" w:rsidRDefault="00F561C8" w:rsidP="00F16B93">
      <w:pPr>
        <w:rPr>
          <w:b/>
          <w:bCs/>
          <w:sz w:val="36"/>
          <w:szCs w:val="36"/>
          <w:rtl/>
        </w:rPr>
      </w:pPr>
    </w:p>
    <w:p w14:paraId="47661649" w14:textId="77777777" w:rsidR="00F561C8" w:rsidRPr="00180359" w:rsidRDefault="00F561C8" w:rsidP="00F16B93">
      <w:pPr>
        <w:rPr>
          <w:b/>
          <w:bCs/>
          <w:sz w:val="36"/>
          <w:szCs w:val="36"/>
          <w:rtl/>
        </w:rPr>
      </w:pPr>
    </w:p>
    <w:p w14:paraId="3271B780" w14:textId="77777777" w:rsidR="00F561C8" w:rsidRDefault="00F561C8" w:rsidP="00F16B93">
      <w:pPr>
        <w:rPr>
          <w:b/>
          <w:bCs/>
          <w:sz w:val="36"/>
          <w:szCs w:val="36"/>
          <w:rtl/>
        </w:rPr>
      </w:pPr>
    </w:p>
    <w:p w14:paraId="4F998031" w14:textId="77777777" w:rsidR="00464C39" w:rsidRPr="00180359" w:rsidRDefault="00464C39" w:rsidP="00F16B93">
      <w:pPr>
        <w:rPr>
          <w:b/>
          <w:bCs/>
          <w:sz w:val="36"/>
          <w:szCs w:val="36"/>
          <w:rtl/>
        </w:rPr>
      </w:pPr>
    </w:p>
    <w:p w14:paraId="4ED7B7B5" w14:textId="77777777" w:rsidR="00BA2C10" w:rsidRPr="00180359" w:rsidRDefault="00BA2C10" w:rsidP="00C12AFA">
      <w:pPr>
        <w:rPr>
          <w:b/>
          <w:bCs/>
          <w:sz w:val="36"/>
          <w:szCs w:val="36"/>
          <w:rtl/>
        </w:rPr>
      </w:pPr>
    </w:p>
    <w:tbl>
      <w:tblPr>
        <w:tblStyle w:val="af7"/>
        <w:tblpPr w:leftFromText="180" w:rightFromText="180" w:vertAnchor="text" w:tblpXSpec="right" w:tblpY="1"/>
        <w:tblOverlap w:val="never"/>
        <w:bidiVisual/>
        <w:tblW w:w="0" w:type="auto"/>
        <w:tblLook w:val="04A0" w:firstRow="1" w:lastRow="0" w:firstColumn="1" w:lastColumn="0" w:noHBand="0" w:noVBand="1"/>
      </w:tblPr>
      <w:tblGrid>
        <w:gridCol w:w="3152"/>
        <w:gridCol w:w="3202"/>
        <w:gridCol w:w="1942"/>
      </w:tblGrid>
      <w:tr w:rsidR="00C12AFA" w:rsidRPr="00180359" w14:paraId="29DF66E7" w14:textId="77777777" w:rsidTr="003E3631">
        <w:trPr>
          <w:trHeight w:val="274"/>
        </w:trPr>
        <w:tc>
          <w:tcPr>
            <w:tcW w:w="3152" w:type="dxa"/>
          </w:tcPr>
          <w:p w14:paraId="44AF87C6" w14:textId="77777777" w:rsidR="00C12AFA" w:rsidRPr="00180359" w:rsidRDefault="00C12AFA" w:rsidP="002C4938">
            <w:pPr>
              <w:rPr>
                <w:b/>
                <w:bCs/>
                <w:sz w:val="36"/>
                <w:szCs w:val="36"/>
                <w:rtl/>
              </w:rPr>
            </w:pPr>
            <w:r w:rsidRPr="00180359">
              <w:rPr>
                <w:rFonts w:hint="cs"/>
                <w:b/>
                <w:bCs/>
                <w:sz w:val="36"/>
                <w:szCs w:val="36"/>
                <w:rtl/>
              </w:rPr>
              <w:lastRenderedPageBreak/>
              <w:t>מספר בדיקה</w:t>
            </w:r>
          </w:p>
        </w:tc>
        <w:tc>
          <w:tcPr>
            <w:tcW w:w="3202" w:type="dxa"/>
          </w:tcPr>
          <w:p w14:paraId="1CF89BC9" w14:textId="77777777" w:rsidR="00C12AFA" w:rsidRPr="00180359" w:rsidRDefault="00C12AFA" w:rsidP="002C4938">
            <w:pPr>
              <w:rPr>
                <w:b/>
                <w:bCs/>
                <w:sz w:val="36"/>
                <w:szCs w:val="36"/>
                <w:rtl/>
              </w:rPr>
            </w:pPr>
            <w:r w:rsidRPr="00180359">
              <w:rPr>
                <w:rFonts w:hint="cs"/>
                <w:b/>
                <w:bCs/>
                <w:sz w:val="36"/>
                <w:szCs w:val="36"/>
                <w:rtl/>
              </w:rPr>
              <w:t>מקרי בדיקה</w:t>
            </w:r>
          </w:p>
        </w:tc>
        <w:tc>
          <w:tcPr>
            <w:tcW w:w="1942" w:type="dxa"/>
            <w:vMerge w:val="restart"/>
          </w:tcPr>
          <w:p w14:paraId="087D343B" w14:textId="77777777" w:rsidR="00BA2C10" w:rsidRPr="00180359" w:rsidRDefault="00BA2C10" w:rsidP="002C4938">
            <w:pPr>
              <w:rPr>
                <w:b/>
                <w:bCs/>
                <w:sz w:val="36"/>
                <w:szCs w:val="36"/>
                <w:rtl/>
              </w:rPr>
            </w:pPr>
          </w:p>
          <w:p w14:paraId="4649767A" w14:textId="77777777" w:rsidR="00BA2C10" w:rsidRPr="00180359" w:rsidRDefault="00BA2C10" w:rsidP="002C4938">
            <w:pPr>
              <w:rPr>
                <w:b/>
                <w:bCs/>
                <w:sz w:val="36"/>
                <w:szCs w:val="36"/>
                <w:rtl/>
              </w:rPr>
            </w:pPr>
          </w:p>
          <w:p w14:paraId="0B530542" w14:textId="77777777" w:rsidR="00BA2C10" w:rsidRPr="00180359" w:rsidRDefault="00BA2C10" w:rsidP="002C4938">
            <w:pPr>
              <w:rPr>
                <w:b/>
                <w:bCs/>
                <w:sz w:val="36"/>
                <w:szCs w:val="36"/>
                <w:rtl/>
              </w:rPr>
            </w:pPr>
          </w:p>
          <w:p w14:paraId="0AFD6DC7" w14:textId="77777777" w:rsidR="003E3631" w:rsidRPr="00180359" w:rsidRDefault="003E3631" w:rsidP="002C4938">
            <w:pPr>
              <w:rPr>
                <w:b/>
                <w:bCs/>
                <w:sz w:val="36"/>
                <w:szCs w:val="36"/>
                <w:rtl/>
              </w:rPr>
            </w:pPr>
          </w:p>
          <w:p w14:paraId="376912A2" w14:textId="77777777" w:rsidR="003E3631" w:rsidRPr="00180359" w:rsidRDefault="003E3631" w:rsidP="002C4938">
            <w:pPr>
              <w:rPr>
                <w:b/>
                <w:bCs/>
                <w:sz w:val="36"/>
                <w:szCs w:val="36"/>
                <w:rtl/>
              </w:rPr>
            </w:pPr>
          </w:p>
          <w:p w14:paraId="54FC9230" w14:textId="77777777" w:rsidR="003E3631" w:rsidRPr="00180359" w:rsidRDefault="003E3631" w:rsidP="002C4938">
            <w:pPr>
              <w:rPr>
                <w:b/>
                <w:bCs/>
                <w:sz w:val="36"/>
                <w:szCs w:val="36"/>
                <w:rtl/>
              </w:rPr>
            </w:pPr>
          </w:p>
          <w:p w14:paraId="78812442" w14:textId="77777777" w:rsidR="003E3631" w:rsidRPr="00180359" w:rsidRDefault="003E3631" w:rsidP="002C4938">
            <w:pPr>
              <w:rPr>
                <w:b/>
                <w:bCs/>
                <w:sz w:val="36"/>
                <w:szCs w:val="36"/>
                <w:rtl/>
              </w:rPr>
            </w:pPr>
          </w:p>
          <w:p w14:paraId="0D58FC9A" w14:textId="77777777" w:rsidR="00C12AFA" w:rsidRPr="00180359" w:rsidRDefault="007E1DE8" w:rsidP="002C4938">
            <w:pPr>
              <w:rPr>
                <w:b/>
                <w:bCs/>
                <w:sz w:val="36"/>
                <w:szCs w:val="36"/>
                <w:rtl/>
              </w:rPr>
            </w:pPr>
            <w:r w:rsidRPr="00180359">
              <w:rPr>
                <w:rFonts w:hint="cs"/>
                <w:b/>
                <w:bCs/>
                <w:sz w:val="36"/>
                <w:szCs w:val="36"/>
                <w:rtl/>
              </w:rPr>
              <w:t>בדיקות שרידות והתאוששות</w:t>
            </w:r>
          </w:p>
        </w:tc>
      </w:tr>
      <w:tr w:rsidR="00C12AFA" w:rsidRPr="00180359" w14:paraId="291579C2" w14:textId="77777777" w:rsidTr="003E3631">
        <w:trPr>
          <w:trHeight w:val="274"/>
        </w:trPr>
        <w:tc>
          <w:tcPr>
            <w:tcW w:w="3152" w:type="dxa"/>
          </w:tcPr>
          <w:p w14:paraId="7A7B8647" w14:textId="77777777" w:rsidR="00C12AFA" w:rsidRPr="00180359" w:rsidRDefault="00966CA6" w:rsidP="00E87155">
            <w:pPr>
              <w:jc w:val="center"/>
              <w:rPr>
                <w:b/>
                <w:bCs/>
                <w:sz w:val="24"/>
                <w:szCs w:val="24"/>
                <w:rtl/>
              </w:rPr>
            </w:pPr>
            <w:r w:rsidRPr="00180359">
              <w:rPr>
                <w:rFonts w:hint="cs"/>
                <w:b/>
                <w:bCs/>
                <w:sz w:val="24"/>
                <w:szCs w:val="24"/>
                <w:rtl/>
              </w:rPr>
              <w:t>52</w:t>
            </w:r>
            <w:r w:rsidR="00E87155">
              <w:rPr>
                <w:b/>
                <w:bCs/>
                <w:sz w:val="24"/>
                <w:szCs w:val="24"/>
              </w:rPr>
              <w:t>TC</w:t>
            </w:r>
          </w:p>
        </w:tc>
        <w:tc>
          <w:tcPr>
            <w:tcW w:w="3202" w:type="dxa"/>
          </w:tcPr>
          <w:p w14:paraId="6FDB543E" w14:textId="77777777" w:rsidR="00C12AFA" w:rsidRPr="00180359" w:rsidRDefault="00966CA6" w:rsidP="002C4938">
            <w:pPr>
              <w:rPr>
                <w:b/>
                <w:bCs/>
                <w:sz w:val="24"/>
                <w:szCs w:val="24"/>
                <w:rtl/>
              </w:rPr>
            </w:pPr>
            <w:r w:rsidRPr="00180359">
              <w:rPr>
                <w:rFonts w:hint="cs"/>
                <w:b/>
                <w:bCs/>
                <w:sz w:val="24"/>
                <w:szCs w:val="24"/>
                <w:rtl/>
              </w:rPr>
              <w:t>בדוק שסגירת דפדפן בזמן שליחת נתונים לא גורמת לתקלה/איבוד נתונים</w:t>
            </w:r>
          </w:p>
        </w:tc>
        <w:tc>
          <w:tcPr>
            <w:tcW w:w="1942" w:type="dxa"/>
            <w:vMerge/>
          </w:tcPr>
          <w:p w14:paraId="4C3BB181" w14:textId="77777777" w:rsidR="00C12AFA" w:rsidRPr="00180359" w:rsidRDefault="00C12AFA" w:rsidP="002C4938">
            <w:pPr>
              <w:rPr>
                <w:b/>
                <w:bCs/>
                <w:sz w:val="36"/>
                <w:szCs w:val="36"/>
                <w:rtl/>
              </w:rPr>
            </w:pPr>
          </w:p>
        </w:tc>
      </w:tr>
      <w:tr w:rsidR="00C12AFA" w:rsidRPr="00180359" w14:paraId="53CDD90E" w14:textId="77777777" w:rsidTr="003E3631">
        <w:trPr>
          <w:trHeight w:val="274"/>
        </w:trPr>
        <w:tc>
          <w:tcPr>
            <w:tcW w:w="3152" w:type="dxa"/>
          </w:tcPr>
          <w:p w14:paraId="37ECBD6D" w14:textId="77777777" w:rsidR="00C12AFA" w:rsidRPr="00180359" w:rsidRDefault="00966CA6" w:rsidP="00E87155">
            <w:pPr>
              <w:jc w:val="center"/>
              <w:rPr>
                <w:b/>
                <w:bCs/>
                <w:sz w:val="24"/>
                <w:szCs w:val="24"/>
                <w:rtl/>
              </w:rPr>
            </w:pPr>
            <w:r w:rsidRPr="00180359">
              <w:rPr>
                <w:rFonts w:hint="cs"/>
                <w:b/>
                <w:bCs/>
                <w:sz w:val="24"/>
                <w:szCs w:val="24"/>
                <w:rtl/>
              </w:rPr>
              <w:t>53</w:t>
            </w:r>
            <w:r w:rsidR="00E87155">
              <w:rPr>
                <w:b/>
                <w:bCs/>
                <w:sz w:val="24"/>
                <w:szCs w:val="24"/>
              </w:rPr>
              <w:t>TC</w:t>
            </w:r>
          </w:p>
        </w:tc>
        <w:tc>
          <w:tcPr>
            <w:tcW w:w="3202" w:type="dxa"/>
          </w:tcPr>
          <w:p w14:paraId="102BD00C" w14:textId="77777777" w:rsidR="00C12AFA" w:rsidRPr="00180359" w:rsidRDefault="00966CA6" w:rsidP="002C4938">
            <w:pPr>
              <w:rPr>
                <w:b/>
                <w:bCs/>
                <w:sz w:val="24"/>
                <w:szCs w:val="24"/>
                <w:rtl/>
              </w:rPr>
            </w:pPr>
            <w:r w:rsidRPr="00180359">
              <w:rPr>
                <w:rFonts w:hint="cs"/>
                <w:b/>
                <w:bCs/>
                <w:sz w:val="24"/>
                <w:szCs w:val="24"/>
                <w:rtl/>
              </w:rPr>
              <w:t>בדוק שבעת ניתוק הרשת החלון לא קורס</w:t>
            </w:r>
          </w:p>
        </w:tc>
        <w:tc>
          <w:tcPr>
            <w:tcW w:w="1942" w:type="dxa"/>
            <w:vMerge/>
          </w:tcPr>
          <w:p w14:paraId="7BD920D7" w14:textId="77777777" w:rsidR="00C12AFA" w:rsidRPr="00180359" w:rsidRDefault="00C12AFA" w:rsidP="002C4938">
            <w:pPr>
              <w:rPr>
                <w:b/>
                <w:bCs/>
                <w:sz w:val="36"/>
                <w:szCs w:val="36"/>
                <w:rtl/>
              </w:rPr>
            </w:pPr>
          </w:p>
        </w:tc>
      </w:tr>
      <w:tr w:rsidR="00C12AFA" w:rsidRPr="00180359" w14:paraId="3C5E6A16" w14:textId="77777777" w:rsidTr="003E3631">
        <w:trPr>
          <w:trHeight w:val="286"/>
        </w:trPr>
        <w:tc>
          <w:tcPr>
            <w:tcW w:w="3152" w:type="dxa"/>
          </w:tcPr>
          <w:p w14:paraId="1B0CDF28" w14:textId="77777777" w:rsidR="00C12AFA" w:rsidRPr="00180359" w:rsidRDefault="00966CA6" w:rsidP="00E87155">
            <w:pPr>
              <w:jc w:val="center"/>
              <w:rPr>
                <w:b/>
                <w:bCs/>
                <w:sz w:val="24"/>
                <w:szCs w:val="24"/>
                <w:rtl/>
              </w:rPr>
            </w:pPr>
            <w:r w:rsidRPr="00180359">
              <w:rPr>
                <w:rFonts w:hint="cs"/>
                <w:b/>
                <w:bCs/>
                <w:sz w:val="24"/>
                <w:szCs w:val="24"/>
                <w:rtl/>
              </w:rPr>
              <w:t>54</w:t>
            </w:r>
            <w:r w:rsidR="00E87155">
              <w:rPr>
                <w:b/>
                <w:bCs/>
                <w:sz w:val="24"/>
                <w:szCs w:val="24"/>
              </w:rPr>
              <w:t>TC</w:t>
            </w:r>
          </w:p>
        </w:tc>
        <w:tc>
          <w:tcPr>
            <w:tcW w:w="3202" w:type="dxa"/>
          </w:tcPr>
          <w:p w14:paraId="57D9B8AD" w14:textId="77777777" w:rsidR="00C12AFA" w:rsidRPr="00180359" w:rsidRDefault="00966CA6" w:rsidP="002C4938">
            <w:pPr>
              <w:rPr>
                <w:b/>
                <w:bCs/>
                <w:sz w:val="24"/>
                <w:szCs w:val="24"/>
                <w:rtl/>
              </w:rPr>
            </w:pPr>
            <w:r w:rsidRPr="00180359">
              <w:rPr>
                <w:rFonts w:hint="cs"/>
                <w:b/>
                <w:bCs/>
                <w:sz w:val="24"/>
                <w:szCs w:val="24"/>
                <w:rtl/>
              </w:rPr>
              <w:t>בדוק שחזרה אחורה בדפדפן לא מוציאה מהחשבון האישי</w:t>
            </w:r>
          </w:p>
        </w:tc>
        <w:tc>
          <w:tcPr>
            <w:tcW w:w="1942" w:type="dxa"/>
            <w:vMerge/>
          </w:tcPr>
          <w:p w14:paraId="568EB90F" w14:textId="77777777" w:rsidR="00C12AFA" w:rsidRPr="00180359" w:rsidRDefault="00C12AFA" w:rsidP="002C4938">
            <w:pPr>
              <w:rPr>
                <w:b/>
                <w:bCs/>
                <w:sz w:val="36"/>
                <w:szCs w:val="36"/>
                <w:rtl/>
              </w:rPr>
            </w:pPr>
          </w:p>
        </w:tc>
      </w:tr>
      <w:tr w:rsidR="00C12AFA" w:rsidRPr="00180359" w14:paraId="542A1D02" w14:textId="77777777" w:rsidTr="003E3631">
        <w:trPr>
          <w:trHeight w:val="274"/>
        </w:trPr>
        <w:tc>
          <w:tcPr>
            <w:tcW w:w="3152" w:type="dxa"/>
          </w:tcPr>
          <w:p w14:paraId="0D18AE94" w14:textId="77777777" w:rsidR="00C12AFA" w:rsidRPr="00180359" w:rsidRDefault="00966CA6" w:rsidP="00E87155">
            <w:pPr>
              <w:jc w:val="center"/>
              <w:rPr>
                <w:b/>
                <w:bCs/>
                <w:sz w:val="24"/>
                <w:szCs w:val="24"/>
                <w:rtl/>
              </w:rPr>
            </w:pPr>
            <w:r w:rsidRPr="00180359">
              <w:rPr>
                <w:rFonts w:hint="cs"/>
                <w:b/>
                <w:bCs/>
                <w:sz w:val="24"/>
                <w:szCs w:val="24"/>
                <w:rtl/>
              </w:rPr>
              <w:t>55</w:t>
            </w:r>
            <w:r w:rsidR="00E87155">
              <w:rPr>
                <w:b/>
                <w:bCs/>
                <w:sz w:val="24"/>
                <w:szCs w:val="24"/>
              </w:rPr>
              <w:t>TC</w:t>
            </w:r>
          </w:p>
        </w:tc>
        <w:tc>
          <w:tcPr>
            <w:tcW w:w="3202" w:type="dxa"/>
          </w:tcPr>
          <w:p w14:paraId="06EE1C6A" w14:textId="77777777" w:rsidR="00C12AFA" w:rsidRPr="00180359" w:rsidRDefault="00966CA6" w:rsidP="002C4938">
            <w:pPr>
              <w:rPr>
                <w:b/>
                <w:bCs/>
                <w:sz w:val="24"/>
                <w:szCs w:val="24"/>
                <w:rtl/>
              </w:rPr>
            </w:pPr>
            <w:r w:rsidRPr="00180359">
              <w:rPr>
                <w:rFonts w:hint="cs"/>
                <w:b/>
                <w:bCs/>
                <w:sz w:val="24"/>
                <w:szCs w:val="24"/>
                <w:rtl/>
              </w:rPr>
              <w:t>בדוק שהמערכת מזהה עם הודעת שגיאה שהחיבור נפל</w:t>
            </w:r>
          </w:p>
        </w:tc>
        <w:tc>
          <w:tcPr>
            <w:tcW w:w="1942" w:type="dxa"/>
            <w:vMerge/>
          </w:tcPr>
          <w:p w14:paraId="77C4CE45" w14:textId="77777777" w:rsidR="00C12AFA" w:rsidRPr="00180359" w:rsidRDefault="00C12AFA" w:rsidP="002C4938">
            <w:pPr>
              <w:rPr>
                <w:b/>
                <w:bCs/>
                <w:sz w:val="36"/>
                <w:szCs w:val="36"/>
                <w:rtl/>
              </w:rPr>
            </w:pPr>
          </w:p>
        </w:tc>
      </w:tr>
      <w:tr w:rsidR="00C12AFA" w:rsidRPr="00180359" w14:paraId="7A61D81A" w14:textId="77777777" w:rsidTr="003E3631">
        <w:trPr>
          <w:trHeight w:val="274"/>
        </w:trPr>
        <w:tc>
          <w:tcPr>
            <w:tcW w:w="3152" w:type="dxa"/>
          </w:tcPr>
          <w:p w14:paraId="6EA7BDF3" w14:textId="77777777" w:rsidR="00C12AFA" w:rsidRPr="00180359" w:rsidRDefault="00966CA6" w:rsidP="00E87155">
            <w:pPr>
              <w:jc w:val="center"/>
              <w:rPr>
                <w:b/>
                <w:bCs/>
                <w:sz w:val="24"/>
                <w:szCs w:val="24"/>
                <w:rtl/>
              </w:rPr>
            </w:pPr>
            <w:r w:rsidRPr="00180359">
              <w:rPr>
                <w:rFonts w:hint="cs"/>
                <w:b/>
                <w:bCs/>
                <w:sz w:val="24"/>
                <w:szCs w:val="24"/>
                <w:rtl/>
              </w:rPr>
              <w:t>56</w:t>
            </w:r>
            <w:r w:rsidR="00E87155">
              <w:rPr>
                <w:b/>
                <w:bCs/>
                <w:sz w:val="24"/>
                <w:szCs w:val="24"/>
              </w:rPr>
              <w:t>TC</w:t>
            </w:r>
          </w:p>
        </w:tc>
        <w:tc>
          <w:tcPr>
            <w:tcW w:w="3202" w:type="dxa"/>
          </w:tcPr>
          <w:p w14:paraId="342F0685" w14:textId="77777777" w:rsidR="00C12AFA" w:rsidRPr="00180359" w:rsidRDefault="00966CA6" w:rsidP="002C4938">
            <w:pPr>
              <w:rPr>
                <w:b/>
                <w:bCs/>
                <w:sz w:val="24"/>
                <w:szCs w:val="24"/>
                <w:rtl/>
              </w:rPr>
            </w:pPr>
            <w:r w:rsidRPr="00180359">
              <w:rPr>
                <w:rFonts w:hint="cs"/>
                <w:b/>
                <w:bCs/>
                <w:sz w:val="24"/>
                <w:szCs w:val="24"/>
                <w:rtl/>
              </w:rPr>
              <w:t>בדוק שהרשת נופלת שלא צריך להקליד מחדש אימייל</w:t>
            </w:r>
          </w:p>
        </w:tc>
        <w:tc>
          <w:tcPr>
            <w:tcW w:w="1942" w:type="dxa"/>
            <w:vMerge/>
          </w:tcPr>
          <w:p w14:paraId="0B19DDE2" w14:textId="77777777" w:rsidR="00C12AFA" w:rsidRPr="00180359" w:rsidRDefault="00C12AFA" w:rsidP="002C4938">
            <w:pPr>
              <w:rPr>
                <w:b/>
                <w:bCs/>
                <w:sz w:val="36"/>
                <w:szCs w:val="36"/>
                <w:rtl/>
              </w:rPr>
            </w:pPr>
          </w:p>
        </w:tc>
      </w:tr>
      <w:tr w:rsidR="00C12AFA" w:rsidRPr="00180359" w14:paraId="7933F43D" w14:textId="77777777" w:rsidTr="003E3631">
        <w:trPr>
          <w:trHeight w:val="274"/>
        </w:trPr>
        <w:tc>
          <w:tcPr>
            <w:tcW w:w="3152" w:type="dxa"/>
          </w:tcPr>
          <w:p w14:paraId="16AC55B5" w14:textId="77777777" w:rsidR="00C12AFA" w:rsidRPr="00180359" w:rsidRDefault="00966CA6" w:rsidP="00E87155">
            <w:pPr>
              <w:jc w:val="center"/>
              <w:rPr>
                <w:b/>
                <w:bCs/>
                <w:sz w:val="24"/>
                <w:szCs w:val="24"/>
                <w:rtl/>
              </w:rPr>
            </w:pPr>
            <w:r w:rsidRPr="00180359">
              <w:rPr>
                <w:rFonts w:hint="cs"/>
                <w:b/>
                <w:bCs/>
                <w:sz w:val="24"/>
                <w:szCs w:val="24"/>
                <w:rtl/>
              </w:rPr>
              <w:t>57</w:t>
            </w:r>
            <w:r w:rsidR="00E87155">
              <w:rPr>
                <w:b/>
                <w:bCs/>
                <w:sz w:val="24"/>
                <w:szCs w:val="24"/>
              </w:rPr>
              <w:t>TC</w:t>
            </w:r>
          </w:p>
        </w:tc>
        <w:tc>
          <w:tcPr>
            <w:tcW w:w="3202" w:type="dxa"/>
          </w:tcPr>
          <w:p w14:paraId="6C60C8C2" w14:textId="77777777" w:rsidR="00C12AFA" w:rsidRPr="00180359" w:rsidRDefault="00966CA6" w:rsidP="002C4938">
            <w:pPr>
              <w:rPr>
                <w:b/>
                <w:bCs/>
                <w:sz w:val="24"/>
                <w:szCs w:val="24"/>
                <w:rtl/>
              </w:rPr>
            </w:pPr>
            <w:r w:rsidRPr="00180359">
              <w:rPr>
                <w:rFonts w:hint="cs"/>
                <w:b/>
                <w:bCs/>
                <w:sz w:val="24"/>
                <w:szCs w:val="24"/>
                <w:rtl/>
              </w:rPr>
              <w:t>בדוק שהרשת נופלת שלא צריך להקליד מחדש סיסמא</w:t>
            </w:r>
          </w:p>
        </w:tc>
        <w:tc>
          <w:tcPr>
            <w:tcW w:w="1942" w:type="dxa"/>
            <w:vMerge/>
          </w:tcPr>
          <w:p w14:paraId="5802A9AB" w14:textId="77777777" w:rsidR="00C12AFA" w:rsidRPr="00180359" w:rsidRDefault="00C12AFA" w:rsidP="002C4938">
            <w:pPr>
              <w:rPr>
                <w:b/>
                <w:bCs/>
                <w:sz w:val="36"/>
                <w:szCs w:val="36"/>
                <w:rtl/>
              </w:rPr>
            </w:pPr>
          </w:p>
        </w:tc>
      </w:tr>
      <w:tr w:rsidR="00C12AFA" w:rsidRPr="00180359" w14:paraId="131E101D" w14:textId="77777777" w:rsidTr="003E3631">
        <w:trPr>
          <w:trHeight w:val="274"/>
        </w:trPr>
        <w:tc>
          <w:tcPr>
            <w:tcW w:w="3152" w:type="dxa"/>
          </w:tcPr>
          <w:p w14:paraId="592DB04F" w14:textId="77777777" w:rsidR="00C12AFA" w:rsidRPr="00180359" w:rsidRDefault="00966CA6" w:rsidP="00E87155">
            <w:pPr>
              <w:jc w:val="center"/>
              <w:rPr>
                <w:b/>
                <w:bCs/>
                <w:sz w:val="24"/>
                <w:szCs w:val="24"/>
                <w:rtl/>
              </w:rPr>
            </w:pPr>
            <w:r w:rsidRPr="00180359">
              <w:rPr>
                <w:rFonts w:hint="cs"/>
                <w:b/>
                <w:bCs/>
                <w:sz w:val="24"/>
                <w:szCs w:val="24"/>
                <w:rtl/>
              </w:rPr>
              <w:t>58</w:t>
            </w:r>
            <w:r w:rsidR="00E87155">
              <w:rPr>
                <w:b/>
                <w:bCs/>
                <w:sz w:val="24"/>
                <w:szCs w:val="24"/>
              </w:rPr>
              <w:t>TC</w:t>
            </w:r>
          </w:p>
        </w:tc>
        <w:tc>
          <w:tcPr>
            <w:tcW w:w="3202" w:type="dxa"/>
          </w:tcPr>
          <w:p w14:paraId="48D1B31F" w14:textId="77777777" w:rsidR="00C12AFA" w:rsidRPr="00180359" w:rsidRDefault="00966CA6" w:rsidP="002C4938">
            <w:pPr>
              <w:rPr>
                <w:b/>
                <w:bCs/>
                <w:sz w:val="24"/>
                <w:szCs w:val="24"/>
                <w:rtl/>
              </w:rPr>
            </w:pPr>
            <w:r w:rsidRPr="00180359">
              <w:rPr>
                <w:rFonts w:hint="cs"/>
                <w:b/>
                <w:bCs/>
                <w:sz w:val="24"/>
                <w:szCs w:val="24"/>
                <w:rtl/>
              </w:rPr>
              <w:t>בדוק בעת קריסה שהמערכת יודעת לשמור על אימייל וסיסמא של המשתמש</w:t>
            </w:r>
          </w:p>
        </w:tc>
        <w:tc>
          <w:tcPr>
            <w:tcW w:w="1942" w:type="dxa"/>
            <w:vMerge/>
          </w:tcPr>
          <w:p w14:paraId="2FD17FBC" w14:textId="77777777" w:rsidR="00C12AFA" w:rsidRPr="00180359" w:rsidRDefault="00C12AFA" w:rsidP="002C4938">
            <w:pPr>
              <w:rPr>
                <w:b/>
                <w:bCs/>
                <w:sz w:val="36"/>
                <w:szCs w:val="36"/>
                <w:rtl/>
              </w:rPr>
            </w:pPr>
          </w:p>
        </w:tc>
      </w:tr>
      <w:tr w:rsidR="00C12AFA" w:rsidRPr="00180359" w14:paraId="3687FC07" w14:textId="77777777" w:rsidTr="003E3631">
        <w:trPr>
          <w:trHeight w:val="274"/>
        </w:trPr>
        <w:tc>
          <w:tcPr>
            <w:tcW w:w="3152" w:type="dxa"/>
          </w:tcPr>
          <w:p w14:paraId="035CE096" w14:textId="77777777" w:rsidR="00C12AFA" w:rsidRPr="00180359" w:rsidRDefault="00966CA6" w:rsidP="00E87155">
            <w:pPr>
              <w:jc w:val="center"/>
              <w:rPr>
                <w:b/>
                <w:bCs/>
                <w:sz w:val="24"/>
                <w:szCs w:val="24"/>
                <w:rtl/>
              </w:rPr>
            </w:pPr>
            <w:r w:rsidRPr="00180359">
              <w:rPr>
                <w:rFonts w:hint="cs"/>
                <w:b/>
                <w:bCs/>
                <w:sz w:val="24"/>
                <w:szCs w:val="24"/>
                <w:rtl/>
              </w:rPr>
              <w:t>59</w:t>
            </w:r>
            <w:r w:rsidR="00E87155">
              <w:rPr>
                <w:b/>
                <w:bCs/>
                <w:sz w:val="24"/>
                <w:szCs w:val="24"/>
              </w:rPr>
              <w:t>TC</w:t>
            </w:r>
          </w:p>
        </w:tc>
        <w:tc>
          <w:tcPr>
            <w:tcW w:w="3202" w:type="dxa"/>
          </w:tcPr>
          <w:p w14:paraId="1D2088E0" w14:textId="77777777" w:rsidR="00C12AFA" w:rsidRPr="00180359" w:rsidRDefault="003E3631" w:rsidP="002C4938">
            <w:pPr>
              <w:rPr>
                <w:b/>
                <w:bCs/>
                <w:sz w:val="24"/>
                <w:szCs w:val="24"/>
                <w:rtl/>
              </w:rPr>
            </w:pPr>
            <w:r w:rsidRPr="00180359">
              <w:rPr>
                <w:rFonts w:hint="cs"/>
                <w:b/>
                <w:bCs/>
                <w:sz w:val="24"/>
                <w:szCs w:val="24"/>
                <w:rtl/>
              </w:rPr>
              <w:t xml:space="preserve">בדוק כניסה של המשתמש בפעם </w:t>
            </w:r>
            <w:proofErr w:type="spellStart"/>
            <w:r w:rsidRPr="00180359">
              <w:rPr>
                <w:rFonts w:hint="cs"/>
                <w:b/>
                <w:bCs/>
                <w:sz w:val="24"/>
                <w:szCs w:val="24"/>
                <w:rtl/>
              </w:rPr>
              <w:t>השניה</w:t>
            </w:r>
            <w:proofErr w:type="spellEnd"/>
            <w:r w:rsidRPr="00180359">
              <w:rPr>
                <w:rFonts w:hint="cs"/>
                <w:b/>
                <w:bCs/>
                <w:sz w:val="24"/>
                <w:szCs w:val="24"/>
                <w:rtl/>
              </w:rPr>
              <w:t xml:space="preserve"> לאחר ניסיון 1</w:t>
            </w:r>
          </w:p>
        </w:tc>
        <w:tc>
          <w:tcPr>
            <w:tcW w:w="1942" w:type="dxa"/>
            <w:vMerge/>
          </w:tcPr>
          <w:p w14:paraId="042FBD90" w14:textId="77777777" w:rsidR="00C12AFA" w:rsidRPr="00180359" w:rsidRDefault="00C12AFA" w:rsidP="002C4938">
            <w:pPr>
              <w:rPr>
                <w:b/>
                <w:bCs/>
                <w:sz w:val="36"/>
                <w:szCs w:val="36"/>
                <w:rtl/>
              </w:rPr>
            </w:pPr>
          </w:p>
        </w:tc>
      </w:tr>
      <w:tr w:rsidR="00C12AFA" w:rsidRPr="00180359" w14:paraId="27AF5AF7" w14:textId="77777777" w:rsidTr="003E3631">
        <w:trPr>
          <w:trHeight w:val="274"/>
        </w:trPr>
        <w:tc>
          <w:tcPr>
            <w:tcW w:w="3152" w:type="dxa"/>
          </w:tcPr>
          <w:p w14:paraId="19DC73A9" w14:textId="77777777" w:rsidR="00C12AFA" w:rsidRPr="00180359" w:rsidRDefault="00966CA6" w:rsidP="00E87155">
            <w:pPr>
              <w:jc w:val="center"/>
              <w:rPr>
                <w:b/>
                <w:bCs/>
                <w:sz w:val="24"/>
                <w:szCs w:val="24"/>
                <w:rtl/>
              </w:rPr>
            </w:pPr>
            <w:r w:rsidRPr="00180359">
              <w:rPr>
                <w:rFonts w:hint="cs"/>
                <w:b/>
                <w:bCs/>
                <w:sz w:val="24"/>
                <w:szCs w:val="24"/>
                <w:rtl/>
              </w:rPr>
              <w:t>60</w:t>
            </w:r>
            <w:r w:rsidR="00E87155">
              <w:rPr>
                <w:b/>
                <w:bCs/>
                <w:sz w:val="24"/>
                <w:szCs w:val="24"/>
              </w:rPr>
              <w:t>TC</w:t>
            </w:r>
          </w:p>
        </w:tc>
        <w:tc>
          <w:tcPr>
            <w:tcW w:w="3202" w:type="dxa"/>
          </w:tcPr>
          <w:p w14:paraId="394DC913" w14:textId="77777777" w:rsidR="00C12AFA" w:rsidRPr="00180359" w:rsidRDefault="003E3631" w:rsidP="002C4938">
            <w:pPr>
              <w:rPr>
                <w:b/>
                <w:bCs/>
                <w:sz w:val="24"/>
                <w:szCs w:val="24"/>
                <w:rtl/>
              </w:rPr>
            </w:pPr>
            <w:r w:rsidRPr="00180359">
              <w:rPr>
                <w:rFonts w:hint="cs"/>
                <w:b/>
                <w:bCs/>
                <w:sz w:val="24"/>
                <w:szCs w:val="24"/>
                <w:rtl/>
              </w:rPr>
              <w:t>בדוק כניסה לחשבון האישי בזמן סביר</w:t>
            </w:r>
            <w:r w:rsidR="00180359" w:rsidRPr="00180359">
              <w:rPr>
                <w:rFonts w:hint="cs"/>
                <w:b/>
                <w:bCs/>
                <w:sz w:val="24"/>
                <w:szCs w:val="24"/>
                <w:rtl/>
              </w:rPr>
              <w:t xml:space="preserve"> דרך </w:t>
            </w:r>
            <w:r w:rsidR="00180359" w:rsidRPr="00180359">
              <w:rPr>
                <w:b/>
                <w:bCs/>
                <w:sz w:val="24"/>
                <w:szCs w:val="24"/>
              </w:rPr>
              <w:t>WIFI</w:t>
            </w:r>
          </w:p>
        </w:tc>
        <w:tc>
          <w:tcPr>
            <w:tcW w:w="1942" w:type="dxa"/>
            <w:vMerge/>
          </w:tcPr>
          <w:p w14:paraId="7827BDF5" w14:textId="77777777" w:rsidR="00C12AFA" w:rsidRPr="00180359" w:rsidRDefault="00C12AFA" w:rsidP="002C4938">
            <w:pPr>
              <w:rPr>
                <w:b/>
                <w:bCs/>
                <w:sz w:val="36"/>
                <w:szCs w:val="36"/>
                <w:rtl/>
              </w:rPr>
            </w:pPr>
          </w:p>
        </w:tc>
      </w:tr>
      <w:tr w:rsidR="00C12AFA" w:rsidRPr="00180359" w14:paraId="62A89957" w14:textId="77777777" w:rsidTr="003E3631">
        <w:trPr>
          <w:trHeight w:val="274"/>
        </w:trPr>
        <w:tc>
          <w:tcPr>
            <w:tcW w:w="3152" w:type="dxa"/>
          </w:tcPr>
          <w:p w14:paraId="0D416C0F" w14:textId="77777777" w:rsidR="00C12AFA" w:rsidRPr="00180359" w:rsidRDefault="00966CA6" w:rsidP="00E87155">
            <w:pPr>
              <w:jc w:val="center"/>
              <w:rPr>
                <w:b/>
                <w:bCs/>
                <w:sz w:val="24"/>
                <w:szCs w:val="24"/>
                <w:rtl/>
              </w:rPr>
            </w:pPr>
            <w:r w:rsidRPr="00180359">
              <w:rPr>
                <w:rFonts w:hint="cs"/>
                <w:b/>
                <w:bCs/>
                <w:sz w:val="24"/>
                <w:szCs w:val="24"/>
                <w:rtl/>
              </w:rPr>
              <w:t>61</w:t>
            </w:r>
            <w:r w:rsidR="00E87155">
              <w:rPr>
                <w:b/>
                <w:bCs/>
                <w:sz w:val="24"/>
                <w:szCs w:val="24"/>
              </w:rPr>
              <w:t>TC</w:t>
            </w:r>
          </w:p>
        </w:tc>
        <w:tc>
          <w:tcPr>
            <w:tcW w:w="3202" w:type="dxa"/>
          </w:tcPr>
          <w:p w14:paraId="21DB2303" w14:textId="77777777" w:rsidR="00C12AFA" w:rsidRPr="00180359" w:rsidRDefault="003E3631" w:rsidP="002C4938">
            <w:pPr>
              <w:rPr>
                <w:b/>
                <w:bCs/>
                <w:sz w:val="24"/>
                <w:szCs w:val="24"/>
                <w:rtl/>
              </w:rPr>
            </w:pPr>
            <w:r w:rsidRPr="00180359">
              <w:rPr>
                <w:rFonts w:hint="cs"/>
                <w:b/>
                <w:bCs/>
                <w:sz w:val="24"/>
                <w:szCs w:val="24"/>
                <w:rtl/>
              </w:rPr>
              <w:t>בדוק שמוצג הודעה שגיא</w:t>
            </w:r>
            <w:r w:rsidR="00180359" w:rsidRPr="00180359">
              <w:rPr>
                <w:rFonts w:hint="cs"/>
                <w:b/>
                <w:bCs/>
                <w:sz w:val="24"/>
                <w:szCs w:val="24"/>
                <w:rtl/>
              </w:rPr>
              <w:t>ה של ניתוק</w:t>
            </w:r>
            <w:r w:rsidRPr="00180359">
              <w:rPr>
                <w:rFonts w:hint="cs"/>
                <w:b/>
                <w:bCs/>
                <w:sz w:val="24"/>
                <w:szCs w:val="24"/>
                <w:rtl/>
              </w:rPr>
              <w:t xml:space="preserve"> אינטרנט בזמן סביר</w:t>
            </w:r>
          </w:p>
        </w:tc>
        <w:tc>
          <w:tcPr>
            <w:tcW w:w="1942" w:type="dxa"/>
            <w:vMerge/>
          </w:tcPr>
          <w:p w14:paraId="6EDB0054" w14:textId="77777777" w:rsidR="00C12AFA" w:rsidRPr="00180359" w:rsidRDefault="00C12AFA" w:rsidP="002C4938">
            <w:pPr>
              <w:rPr>
                <w:b/>
                <w:bCs/>
                <w:sz w:val="36"/>
                <w:szCs w:val="36"/>
                <w:rtl/>
              </w:rPr>
            </w:pPr>
          </w:p>
        </w:tc>
      </w:tr>
    </w:tbl>
    <w:p w14:paraId="790F7E23" w14:textId="77777777" w:rsidR="00C12AFA" w:rsidRPr="00180359" w:rsidRDefault="00C12AFA" w:rsidP="00C12AFA">
      <w:pPr>
        <w:rPr>
          <w:b/>
          <w:bCs/>
          <w:sz w:val="36"/>
          <w:szCs w:val="36"/>
          <w:rtl/>
        </w:rPr>
      </w:pPr>
    </w:p>
    <w:tbl>
      <w:tblPr>
        <w:tblStyle w:val="af7"/>
        <w:tblpPr w:leftFromText="180" w:rightFromText="180" w:vertAnchor="text" w:tblpXSpec="right" w:tblpY="1"/>
        <w:tblOverlap w:val="never"/>
        <w:bidiVisual/>
        <w:tblW w:w="0" w:type="auto"/>
        <w:tblLook w:val="04A0" w:firstRow="1" w:lastRow="0" w:firstColumn="1" w:lastColumn="0" w:noHBand="0" w:noVBand="1"/>
      </w:tblPr>
      <w:tblGrid>
        <w:gridCol w:w="3478"/>
        <w:gridCol w:w="3478"/>
        <w:gridCol w:w="1267"/>
      </w:tblGrid>
      <w:tr w:rsidR="00C12AFA" w:rsidRPr="00180359" w14:paraId="08F81FA9" w14:textId="77777777" w:rsidTr="002C4938">
        <w:trPr>
          <w:trHeight w:val="274"/>
        </w:trPr>
        <w:tc>
          <w:tcPr>
            <w:tcW w:w="3478" w:type="dxa"/>
          </w:tcPr>
          <w:p w14:paraId="6266F541" w14:textId="77777777" w:rsidR="00C12AFA" w:rsidRPr="00180359" w:rsidRDefault="00C12AFA" w:rsidP="002C4938">
            <w:pPr>
              <w:rPr>
                <w:b/>
                <w:bCs/>
                <w:sz w:val="36"/>
                <w:szCs w:val="36"/>
                <w:rtl/>
              </w:rPr>
            </w:pPr>
            <w:r w:rsidRPr="00180359">
              <w:rPr>
                <w:rFonts w:hint="cs"/>
                <w:b/>
                <w:bCs/>
                <w:sz w:val="36"/>
                <w:szCs w:val="36"/>
                <w:rtl/>
              </w:rPr>
              <w:t>מספר בדיקה</w:t>
            </w:r>
          </w:p>
        </w:tc>
        <w:tc>
          <w:tcPr>
            <w:tcW w:w="3478" w:type="dxa"/>
          </w:tcPr>
          <w:p w14:paraId="22DBB839" w14:textId="77777777" w:rsidR="00C12AFA" w:rsidRPr="00180359" w:rsidRDefault="00C12AFA" w:rsidP="002C4938">
            <w:pPr>
              <w:rPr>
                <w:b/>
                <w:bCs/>
                <w:sz w:val="36"/>
                <w:szCs w:val="36"/>
                <w:rtl/>
              </w:rPr>
            </w:pPr>
            <w:r w:rsidRPr="00180359">
              <w:rPr>
                <w:rFonts w:hint="cs"/>
                <w:b/>
                <w:bCs/>
                <w:sz w:val="36"/>
                <w:szCs w:val="36"/>
                <w:rtl/>
              </w:rPr>
              <w:t>מקרי בדיקה</w:t>
            </w:r>
          </w:p>
        </w:tc>
        <w:tc>
          <w:tcPr>
            <w:tcW w:w="1100" w:type="dxa"/>
            <w:vMerge w:val="restart"/>
          </w:tcPr>
          <w:p w14:paraId="623734FA" w14:textId="77777777" w:rsidR="003544DF" w:rsidRPr="00180359" w:rsidRDefault="003544DF" w:rsidP="002C4938">
            <w:pPr>
              <w:rPr>
                <w:b/>
                <w:bCs/>
                <w:sz w:val="36"/>
                <w:szCs w:val="36"/>
                <w:rtl/>
              </w:rPr>
            </w:pPr>
          </w:p>
          <w:p w14:paraId="7AF84597" w14:textId="77777777" w:rsidR="003544DF" w:rsidRPr="00180359" w:rsidRDefault="003544DF" w:rsidP="002C4938">
            <w:pPr>
              <w:rPr>
                <w:b/>
                <w:bCs/>
                <w:sz w:val="36"/>
                <w:szCs w:val="36"/>
                <w:rtl/>
              </w:rPr>
            </w:pPr>
          </w:p>
          <w:p w14:paraId="2192ABD7" w14:textId="77777777" w:rsidR="003544DF" w:rsidRPr="00180359" w:rsidRDefault="003544DF" w:rsidP="002C4938">
            <w:pPr>
              <w:rPr>
                <w:b/>
                <w:bCs/>
                <w:sz w:val="36"/>
                <w:szCs w:val="36"/>
                <w:rtl/>
              </w:rPr>
            </w:pPr>
          </w:p>
          <w:p w14:paraId="12D725DC" w14:textId="77777777" w:rsidR="003544DF" w:rsidRPr="00180359" w:rsidRDefault="003544DF" w:rsidP="002C4938">
            <w:pPr>
              <w:rPr>
                <w:b/>
                <w:bCs/>
                <w:sz w:val="36"/>
                <w:szCs w:val="36"/>
                <w:rtl/>
              </w:rPr>
            </w:pPr>
          </w:p>
          <w:p w14:paraId="62D418B9" w14:textId="77777777" w:rsidR="003544DF" w:rsidRPr="00180359" w:rsidRDefault="003544DF" w:rsidP="002C4938">
            <w:pPr>
              <w:rPr>
                <w:b/>
                <w:bCs/>
                <w:sz w:val="36"/>
                <w:szCs w:val="36"/>
                <w:rtl/>
              </w:rPr>
            </w:pPr>
          </w:p>
          <w:p w14:paraId="7DC56D0F" w14:textId="77777777" w:rsidR="003544DF" w:rsidRPr="00180359" w:rsidRDefault="003544DF" w:rsidP="002C4938">
            <w:pPr>
              <w:rPr>
                <w:b/>
                <w:bCs/>
                <w:sz w:val="36"/>
                <w:szCs w:val="36"/>
                <w:rtl/>
              </w:rPr>
            </w:pPr>
          </w:p>
          <w:p w14:paraId="19F5E252" w14:textId="77777777" w:rsidR="00C12AFA" w:rsidRPr="00180359" w:rsidRDefault="007E1DE8" w:rsidP="002C4938">
            <w:pPr>
              <w:rPr>
                <w:b/>
                <w:bCs/>
                <w:sz w:val="36"/>
                <w:szCs w:val="36"/>
                <w:rtl/>
              </w:rPr>
            </w:pPr>
            <w:r w:rsidRPr="00180359">
              <w:rPr>
                <w:rFonts w:hint="cs"/>
                <w:b/>
                <w:bCs/>
                <w:sz w:val="36"/>
                <w:szCs w:val="36"/>
                <w:rtl/>
              </w:rPr>
              <w:t>בדיקות נגישות</w:t>
            </w:r>
          </w:p>
        </w:tc>
      </w:tr>
      <w:tr w:rsidR="00C12AFA" w:rsidRPr="00180359" w14:paraId="1519E28B" w14:textId="77777777" w:rsidTr="002C4938">
        <w:trPr>
          <w:trHeight w:val="274"/>
        </w:trPr>
        <w:tc>
          <w:tcPr>
            <w:tcW w:w="3478" w:type="dxa"/>
          </w:tcPr>
          <w:p w14:paraId="31E34EE4" w14:textId="77777777" w:rsidR="00C12AFA" w:rsidRPr="00180359" w:rsidRDefault="003E3631" w:rsidP="00E87155">
            <w:pPr>
              <w:jc w:val="center"/>
              <w:rPr>
                <w:b/>
                <w:bCs/>
                <w:sz w:val="24"/>
                <w:szCs w:val="24"/>
                <w:rtl/>
              </w:rPr>
            </w:pPr>
            <w:r w:rsidRPr="00180359">
              <w:rPr>
                <w:rFonts w:hint="cs"/>
                <w:b/>
                <w:bCs/>
                <w:sz w:val="24"/>
                <w:szCs w:val="24"/>
                <w:rtl/>
              </w:rPr>
              <w:t>62</w:t>
            </w:r>
            <w:r w:rsidR="00E87155">
              <w:rPr>
                <w:b/>
                <w:bCs/>
                <w:sz w:val="24"/>
                <w:szCs w:val="24"/>
              </w:rPr>
              <w:t>TC</w:t>
            </w:r>
          </w:p>
        </w:tc>
        <w:tc>
          <w:tcPr>
            <w:tcW w:w="3478" w:type="dxa"/>
          </w:tcPr>
          <w:p w14:paraId="78565904" w14:textId="77777777" w:rsidR="00C12AFA" w:rsidRPr="00180359" w:rsidRDefault="003E3631" w:rsidP="002C4938">
            <w:pPr>
              <w:rPr>
                <w:b/>
                <w:bCs/>
                <w:sz w:val="24"/>
                <w:szCs w:val="24"/>
                <w:rtl/>
              </w:rPr>
            </w:pPr>
            <w:r w:rsidRPr="00180359">
              <w:rPr>
                <w:rFonts w:hint="cs"/>
                <w:b/>
                <w:bCs/>
                <w:sz w:val="24"/>
                <w:szCs w:val="24"/>
                <w:rtl/>
              </w:rPr>
              <w:t>בדוק שטקסט קריא בזום 50%</w:t>
            </w:r>
          </w:p>
        </w:tc>
        <w:tc>
          <w:tcPr>
            <w:tcW w:w="1100" w:type="dxa"/>
            <w:vMerge/>
          </w:tcPr>
          <w:p w14:paraId="23A1E6A4" w14:textId="77777777" w:rsidR="00C12AFA" w:rsidRPr="00180359" w:rsidRDefault="00C12AFA" w:rsidP="002C4938">
            <w:pPr>
              <w:rPr>
                <w:b/>
                <w:bCs/>
                <w:sz w:val="36"/>
                <w:szCs w:val="36"/>
                <w:rtl/>
              </w:rPr>
            </w:pPr>
          </w:p>
        </w:tc>
      </w:tr>
      <w:tr w:rsidR="00C12AFA" w:rsidRPr="00180359" w14:paraId="60FB4F8C" w14:textId="77777777" w:rsidTr="002C4938">
        <w:trPr>
          <w:trHeight w:val="274"/>
        </w:trPr>
        <w:tc>
          <w:tcPr>
            <w:tcW w:w="3478" w:type="dxa"/>
          </w:tcPr>
          <w:p w14:paraId="1D14B47B" w14:textId="77777777" w:rsidR="00C12AFA" w:rsidRPr="00180359" w:rsidRDefault="003E3631" w:rsidP="00E87155">
            <w:pPr>
              <w:jc w:val="center"/>
              <w:rPr>
                <w:b/>
                <w:bCs/>
                <w:sz w:val="24"/>
                <w:szCs w:val="24"/>
                <w:rtl/>
              </w:rPr>
            </w:pPr>
            <w:r w:rsidRPr="00180359">
              <w:rPr>
                <w:rFonts w:hint="cs"/>
                <w:b/>
                <w:bCs/>
                <w:sz w:val="24"/>
                <w:szCs w:val="24"/>
                <w:rtl/>
              </w:rPr>
              <w:t>63</w:t>
            </w:r>
            <w:r w:rsidR="00E87155">
              <w:rPr>
                <w:b/>
                <w:bCs/>
                <w:sz w:val="24"/>
                <w:szCs w:val="24"/>
              </w:rPr>
              <w:t>TC</w:t>
            </w:r>
          </w:p>
        </w:tc>
        <w:tc>
          <w:tcPr>
            <w:tcW w:w="3478" w:type="dxa"/>
          </w:tcPr>
          <w:p w14:paraId="3E5C9F30" w14:textId="77777777" w:rsidR="00C12AFA" w:rsidRPr="00180359" w:rsidRDefault="003E3631" w:rsidP="002C4938">
            <w:pPr>
              <w:rPr>
                <w:b/>
                <w:bCs/>
                <w:sz w:val="24"/>
                <w:szCs w:val="24"/>
                <w:rtl/>
              </w:rPr>
            </w:pPr>
            <w:r w:rsidRPr="00180359">
              <w:rPr>
                <w:rFonts w:hint="cs"/>
                <w:b/>
                <w:bCs/>
                <w:sz w:val="24"/>
                <w:szCs w:val="24"/>
                <w:rtl/>
              </w:rPr>
              <w:t>בדוק שטקס קריא בזום 100%</w:t>
            </w:r>
          </w:p>
        </w:tc>
        <w:tc>
          <w:tcPr>
            <w:tcW w:w="1100" w:type="dxa"/>
            <w:vMerge/>
          </w:tcPr>
          <w:p w14:paraId="0253B960" w14:textId="77777777" w:rsidR="00C12AFA" w:rsidRPr="00180359" w:rsidRDefault="00C12AFA" w:rsidP="002C4938">
            <w:pPr>
              <w:rPr>
                <w:b/>
                <w:bCs/>
                <w:sz w:val="36"/>
                <w:szCs w:val="36"/>
                <w:rtl/>
              </w:rPr>
            </w:pPr>
          </w:p>
        </w:tc>
      </w:tr>
      <w:tr w:rsidR="00C12AFA" w:rsidRPr="00180359" w14:paraId="22AE2246" w14:textId="77777777" w:rsidTr="002C4938">
        <w:trPr>
          <w:trHeight w:val="286"/>
        </w:trPr>
        <w:tc>
          <w:tcPr>
            <w:tcW w:w="3478" w:type="dxa"/>
          </w:tcPr>
          <w:p w14:paraId="24278621" w14:textId="77777777" w:rsidR="00C12AFA" w:rsidRPr="00180359" w:rsidRDefault="003E3631" w:rsidP="00E87155">
            <w:pPr>
              <w:jc w:val="center"/>
              <w:rPr>
                <w:b/>
                <w:bCs/>
                <w:sz w:val="24"/>
                <w:szCs w:val="24"/>
                <w:rtl/>
              </w:rPr>
            </w:pPr>
            <w:r w:rsidRPr="00180359">
              <w:rPr>
                <w:rFonts w:hint="cs"/>
                <w:b/>
                <w:bCs/>
                <w:sz w:val="24"/>
                <w:szCs w:val="24"/>
                <w:rtl/>
              </w:rPr>
              <w:t>64</w:t>
            </w:r>
            <w:r w:rsidR="00E87155">
              <w:rPr>
                <w:b/>
                <w:bCs/>
                <w:sz w:val="24"/>
                <w:szCs w:val="24"/>
              </w:rPr>
              <w:t>TC</w:t>
            </w:r>
          </w:p>
        </w:tc>
        <w:tc>
          <w:tcPr>
            <w:tcW w:w="3478" w:type="dxa"/>
          </w:tcPr>
          <w:p w14:paraId="1B51696C" w14:textId="77777777" w:rsidR="00C12AFA" w:rsidRPr="00180359" w:rsidRDefault="003E3631" w:rsidP="002C4938">
            <w:pPr>
              <w:rPr>
                <w:b/>
                <w:bCs/>
                <w:sz w:val="24"/>
                <w:szCs w:val="24"/>
                <w:rtl/>
              </w:rPr>
            </w:pPr>
            <w:r w:rsidRPr="00180359">
              <w:rPr>
                <w:rFonts w:hint="cs"/>
                <w:b/>
                <w:bCs/>
                <w:sz w:val="24"/>
                <w:szCs w:val="24"/>
                <w:rtl/>
              </w:rPr>
              <w:t>בדוק שטקסט קריא בזום 200%</w:t>
            </w:r>
          </w:p>
        </w:tc>
        <w:tc>
          <w:tcPr>
            <w:tcW w:w="1100" w:type="dxa"/>
            <w:vMerge/>
          </w:tcPr>
          <w:p w14:paraId="1D460803" w14:textId="77777777" w:rsidR="00C12AFA" w:rsidRPr="00180359" w:rsidRDefault="00C12AFA" w:rsidP="002C4938">
            <w:pPr>
              <w:rPr>
                <w:b/>
                <w:bCs/>
                <w:sz w:val="36"/>
                <w:szCs w:val="36"/>
                <w:rtl/>
              </w:rPr>
            </w:pPr>
          </w:p>
        </w:tc>
      </w:tr>
      <w:tr w:rsidR="00C12AFA" w:rsidRPr="00180359" w14:paraId="7A27CC1F" w14:textId="77777777" w:rsidTr="002C4938">
        <w:trPr>
          <w:trHeight w:val="274"/>
        </w:trPr>
        <w:tc>
          <w:tcPr>
            <w:tcW w:w="3478" w:type="dxa"/>
          </w:tcPr>
          <w:p w14:paraId="0D65A057" w14:textId="77777777" w:rsidR="00C12AFA" w:rsidRPr="00180359" w:rsidRDefault="003E3631" w:rsidP="00E87155">
            <w:pPr>
              <w:jc w:val="center"/>
              <w:rPr>
                <w:b/>
                <w:bCs/>
                <w:sz w:val="24"/>
                <w:szCs w:val="24"/>
                <w:rtl/>
              </w:rPr>
            </w:pPr>
            <w:r w:rsidRPr="00180359">
              <w:rPr>
                <w:rFonts w:hint="cs"/>
                <w:b/>
                <w:bCs/>
                <w:sz w:val="24"/>
                <w:szCs w:val="24"/>
                <w:rtl/>
              </w:rPr>
              <w:t>65</w:t>
            </w:r>
            <w:r w:rsidR="00E87155">
              <w:rPr>
                <w:b/>
                <w:bCs/>
                <w:sz w:val="24"/>
                <w:szCs w:val="24"/>
              </w:rPr>
              <w:t>TC</w:t>
            </w:r>
          </w:p>
        </w:tc>
        <w:tc>
          <w:tcPr>
            <w:tcW w:w="3478" w:type="dxa"/>
          </w:tcPr>
          <w:p w14:paraId="0EC4D2F8" w14:textId="77777777" w:rsidR="00C12AFA" w:rsidRPr="00180359" w:rsidRDefault="003E3631" w:rsidP="002C4938">
            <w:pPr>
              <w:rPr>
                <w:b/>
                <w:bCs/>
                <w:sz w:val="24"/>
                <w:szCs w:val="24"/>
                <w:rtl/>
              </w:rPr>
            </w:pPr>
            <w:r w:rsidRPr="00180359">
              <w:rPr>
                <w:rFonts w:hint="cs"/>
                <w:b/>
                <w:bCs/>
                <w:sz w:val="24"/>
                <w:szCs w:val="24"/>
                <w:rtl/>
              </w:rPr>
              <w:t xml:space="preserve">בדוק </w:t>
            </w:r>
            <w:r w:rsidRPr="00180359">
              <w:rPr>
                <w:b/>
                <w:bCs/>
                <w:sz w:val="24"/>
                <w:szCs w:val="24"/>
              </w:rPr>
              <w:t>TAB</w:t>
            </w:r>
            <w:r w:rsidRPr="00180359">
              <w:rPr>
                <w:rFonts w:hint="cs"/>
                <w:b/>
                <w:bCs/>
                <w:sz w:val="24"/>
                <w:szCs w:val="24"/>
                <w:rtl/>
              </w:rPr>
              <w:t xml:space="preserve"> מנווט לשדה אימייל</w:t>
            </w:r>
          </w:p>
        </w:tc>
        <w:tc>
          <w:tcPr>
            <w:tcW w:w="1100" w:type="dxa"/>
            <w:vMerge/>
          </w:tcPr>
          <w:p w14:paraId="2FDE31C3" w14:textId="77777777" w:rsidR="00C12AFA" w:rsidRPr="00180359" w:rsidRDefault="00C12AFA" w:rsidP="002C4938">
            <w:pPr>
              <w:rPr>
                <w:b/>
                <w:bCs/>
                <w:sz w:val="36"/>
                <w:szCs w:val="36"/>
                <w:rtl/>
              </w:rPr>
            </w:pPr>
          </w:p>
        </w:tc>
      </w:tr>
      <w:tr w:rsidR="00C12AFA" w:rsidRPr="00180359" w14:paraId="2EEBC456" w14:textId="77777777" w:rsidTr="002C4938">
        <w:trPr>
          <w:trHeight w:val="274"/>
        </w:trPr>
        <w:tc>
          <w:tcPr>
            <w:tcW w:w="3478" w:type="dxa"/>
          </w:tcPr>
          <w:p w14:paraId="63CEA9A3" w14:textId="77777777" w:rsidR="00C12AFA" w:rsidRPr="00180359" w:rsidRDefault="003E3631" w:rsidP="00E87155">
            <w:pPr>
              <w:jc w:val="center"/>
              <w:rPr>
                <w:b/>
                <w:bCs/>
                <w:sz w:val="24"/>
                <w:szCs w:val="24"/>
                <w:rtl/>
              </w:rPr>
            </w:pPr>
            <w:r w:rsidRPr="00180359">
              <w:rPr>
                <w:rFonts w:hint="cs"/>
                <w:b/>
                <w:bCs/>
                <w:sz w:val="24"/>
                <w:szCs w:val="24"/>
                <w:rtl/>
              </w:rPr>
              <w:t>66</w:t>
            </w:r>
            <w:r w:rsidR="00E87155">
              <w:rPr>
                <w:b/>
                <w:bCs/>
                <w:sz w:val="24"/>
                <w:szCs w:val="24"/>
              </w:rPr>
              <w:t>TC</w:t>
            </w:r>
          </w:p>
        </w:tc>
        <w:tc>
          <w:tcPr>
            <w:tcW w:w="3478" w:type="dxa"/>
          </w:tcPr>
          <w:p w14:paraId="0A4EAD1B" w14:textId="77777777" w:rsidR="00C12AFA" w:rsidRPr="00180359" w:rsidRDefault="003E3631" w:rsidP="002C4938">
            <w:pPr>
              <w:rPr>
                <w:b/>
                <w:bCs/>
                <w:sz w:val="24"/>
                <w:szCs w:val="24"/>
                <w:rtl/>
              </w:rPr>
            </w:pPr>
            <w:r w:rsidRPr="00180359">
              <w:rPr>
                <w:rFonts w:hint="cs"/>
                <w:b/>
                <w:bCs/>
                <w:sz w:val="24"/>
                <w:szCs w:val="24"/>
                <w:rtl/>
              </w:rPr>
              <w:t xml:space="preserve">בדוק </w:t>
            </w:r>
            <w:r w:rsidRPr="00180359">
              <w:rPr>
                <w:b/>
                <w:bCs/>
                <w:sz w:val="24"/>
                <w:szCs w:val="24"/>
              </w:rPr>
              <w:t>TAB</w:t>
            </w:r>
            <w:r w:rsidRPr="00180359">
              <w:rPr>
                <w:rFonts w:hint="cs"/>
                <w:b/>
                <w:bCs/>
                <w:sz w:val="24"/>
                <w:szCs w:val="24"/>
                <w:rtl/>
              </w:rPr>
              <w:t xml:space="preserve"> מנווט לשדה סיסמא</w:t>
            </w:r>
          </w:p>
        </w:tc>
        <w:tc>
          <w:tcPr>
            <w:tcW w:w="1100" w:type="dxa"/>
            <w:vMerge/>
          </w:tcPr>
          <w:p w14:paraId="0753A4F3" w14:textId="77777777" w:rsidR="00C12AFA" w:rsidRPr="00180359" w:rsidRDefault="00C12AFA" w:rsidP="002C4938">
            <w:pPr>
              <w:rPr>
                <w:b/>
                <w:bCs/>
                <w:sz w:val="36"/>
                <w:szCs w:val="36"/>
                <w:rtl/>
              </w:rPr>
            </w:pPr>
          </w:p>
        </w:tc>
      </w:tr>
      <w:tr w:rsidR="00C12AFA" w:rsidRPr="00180359" w14:paraId="5FB5B7C6" w14:textId="77777777" w:rsidTr="002C4938">
        <w:trPr>
          <w:trHeight w:val="274"/>
        </w:trPr>
        <w:tc>
          <w:tcPr>
            <w:tcW w:w="3478" w:type="dxa"/>
          </w:tcPr>
          <w:p w14:paraId="25D7EAB7" w14:textId="77777777" w:rsidR="00C12AFA" w:rsidRPr="00180359" w:rsidRDefault="003E3631" w:rsidP="00E87155">
            <w:pPr>
              <w:jc w:val="center"/>
              <w:rPr>
                <w:b/>
                <w:bCs/>
                <w:sz w:val="24"/>
                <w:szCs w:val="24"/>
                <w:rtl/>
              </w:rPr>
            </w:pPr>
            <w:r w:rsidRPr="00180359">
              <w:rPr>
                <w:rFonts w:hint="cs"/>
                <w:b/>
                <w:bCs/>
                <w:sz w:val="24"/>
                <w:szCs w:val="24"/>
                <w:rtl/>
              </w:rPr>
              <w:t>67</w:t>
            </w:r>
            <w:r w:rsidR="00E87155">
              <w:rPr>
                <w:b/>
                <w:bCs/>
                <w:sz w:val="24"/>
                <w:szCs w:val="24"/>
              </w:rPr>
              <w:t>TC</w:t>
            </w:r>
          </w:p>
        </w:tc>
        <w:tc>
          <w:tcPr>
            <w:tcW w:w="3478" w:type="dxa"/>
          </w:tcPr>
          <w:p w14:paraId="67542F4B" w14:textId="77777777" w:rsidR="00C12AFA" w:rsidRPr="00180359" w:rsidRDefault="003E3631" w:rsidP="002C4938">
            <w:pPr>
              <w:rPr>
                <w:b/>
                <w:bCs/>
                <w:sz w:val="24"/>
                <w:szCs w:val="24"/>
                <w:rtl/>
              </w:rPr>
            </w:pPr>
            <w:r w:rsidRPr="00180359">
              <w:rPr>
                <w:rFonts w:hint="cs"/>
                <w:b/>
                <w:bCs/>
                <w:sz w:val="24"/>
                <w:szCs w:val="24"/>
                <w:rtl/>
              </w:rPr>
              <w:t xml:space="preserve">בדוק </w:t>
            </w:r>
            <w:r w:rsidRPr="00180359">
              <w:rPr>
                <w:b/>
                <w:bCs/>
                <w:sz w:val="24"/>
                <w:szCs w:val="24"/>
              </w:rPr>
              <w:t xml:space="preserve">TAB </w:t>
            </w:r>
            <w:r w:rsidRPr="00180359">
              <w:rPr>
                <w:rFonts w:hint="cs"/>
                <w:b/>
                <w:bCs/>
                <w:sz w:val="24"/>
                <w:szCs w:val="24"/>
                <w:rtl/>
              </w:rPr>
              <w:t>מגיע לכפתור כניסה</w:t>
            </w:r>
          </w:p>
        </w:tc>
        <w:tc>
          <w:tcPr>
            <w:tcW w:w="1100" w:type="dxa"/>
            <w:vMerge/>
          </w:tcPr>
          <w:p w14:paraId="23A72EA8" w14:textId="77777777" w:rsidR="00C12AFA" w:rsidRPr="00180359" w:rsidRDefault="00C12AFA" w:rsidP="002C4938">
            <w:pPr>
              <w:rPr>
                <w:b/>
                <w:bCs/>
                <w:sz w:val="36"/>
                <w:szCs w:val="36"/>
                <w:rtl/>
              </w:rPr>
            </w:pPr>
          </w:p>
        </w:tc>
      </w:tr>
      <w:tr w:rsidR="00C12AFA" w:rsidRPr="00180359" w14:paraId="135804AB" w14:textId="77777777" w:rsidTr="002C4938">
        <w:trPr>
          <w:trHeight w:val="274"/>
        </w:trPr>
        <w:tc>
          <w:tcPr>
            <w:tcW w:w="3478" w:type="dxa"/>
          </w:tcPr>
          <w:p w14:paraId="5958117A" w14:textId="77777777" w:rsidR="00C12AFA" w:rsidRPr="00180359" w:rsidRDefault="003E3631" w:rsidP="00E87155">
            <w:pPr>
              <w:jc w:val="center"/>
              <w:rPr>
                <w:b/>
                <w:bCs/>
                <w:sz w:val="24"/>
                <w:szCs w:val="24"/>
                <w:rtl/>
              </w:rPr>
            </w:pPr>
            <w:r w:rsidRPr="00180359">
              <w:rPr>
                <w:rFonts w:hint="cs"/>
                <w:b/>
                <w:bCs/>
                <w:sz w:val="24"/>
                <w:szCs w:val="24"/>
                <w:rtl/>
              </w:rPr>
              <w:t>68</w:t>
            </w:r>
            <w:r w:rsidR="00E87155">
              <w:rPr>
                <w:b/>
                <w:bCs/>
                <w:sz w:val="24"/>
                <w:szCs w:val="24"/>
              </w:rPr>
              <w:t>TC</w:t>
            </w:r>
          </w:p>
        </w:tc>
        <w:tc>
          <w:tcPr>
            <w:tcW w:w="3478" w:type="dxa"/>
          </w:tcPr>
          <w:p w14:paraId="22A35A67" w14:textId="77777777" w:rsidR="00C12AFA" w:rsidRPr="00180359" w:rsidRDefault="003E3631" w:rsidP="002C4938">
            <w:pPr>
              <w:rPr>
                <w:b/>
                <w:bCs/>
                <w:sz w:val="24"/>
                <w:szCs w:val="24"/>
                <w:rtl/>
              </w:rPr>
            </w:pPr>
            <w:r w:rsidRPr="00180359">
              <w:rPr>
                <w:rFonts w:hint="cs"/>
                <w:b/>
                <w:bCs/>
                <w:sz w:val="24"/>
                <w:szCs w:val="24"/>
                <w:rtl/>
              </w:rPr>
              <w:t xml:space="preserve">בדוק התחברות עם כפתור </w:t>
            </w:r>
            <w:r w:rsidRPr="00180359">
              <w:rPr>
                <w:b/>
                <w:bCs/>
                <w:sz w:val="24"/>
                <w:szCs w:val="24"/>
              </w:rPr>
              <w:t>ENTER</w:t>
            </w:r>
          </w:p>
        </w:tc>
        <w:tc>
          <w:tcPr>
            <w:tcW w:w="1100" w:type="dxa"/>
            <w:vMerge/>
          </w:tcPr>
          <w:p w14:paraId="6FCFD62A" w14:textId="77777777" w:rsidR="00C12AFA" w:rsidRPr="00180359" w:rsidRDefault="00C12AFA" w:rsidP="002C4938">
            <w:pPr>
              <w:rPr>
                <w:b/>
                <w:bCs/>
                <w:sz w:val="36"/>
                <w:szCs w:val="36"/>
                <w:rtl/>
              </w:rPr>
            </w:pPr>
          </w:p>
        </w:tc>
      </w:tr>
      <w:tr w:rsidR="00C12AFA" w:rsidRPr="00180359" w14:paraId="2BD8FA9F" w14:textId="77777777" w:rsidTr="002C4938">
        <w:trPr>
          <w:trHeight w:val="274"/>
        </w:trPr>
        <w:tc>
          <w:tcPr>
            <w:tcW w:w="3478" w:type="dxa"/>
          </w:tcPr>
          <w:p w14:paraId="32B7CDE4" w14:textId="77777777" w:rsidR="00C12AFA" w:rsidRPr="00180359" w:rsidRDefault="003E3631" w:rsidP="00E87155">
            <w:pPr>
              <w:jc w:val="center"/>
              <w:rPr>
                <w:b/>
                <w:bCs/>
                <w:sz w:val="24"/>
                <w:szCs w:val="24"/>
                <w:rtl/>
              </w:rPr>
            </w:pPr>
            <w:r w:rsidRPr="00180359">
              <w:rPr>
                <w:rFonts w:hint="cs"/>
                <w:b/>
                <w:bCs/>
                <w:sz w:val="24"/>
                <w:szCs w:val="24"/>
                <w:rtl/>
              </w:rPr>
              <w:t>69</w:t>
            </w:r>
            <w:r w:rsidR="00E87155">
              <w:rPr>
                <w:b/>
                <w:bCs/>
                <w:sz w:val="24"/>
                <w:szCs w:val="24"/>
              </w:rPr>
              <w:t>TC</w:t>
            </w:r>
          </w:p>
        </w:tc>
        <w:tc>
          <w:tcPr>
            <w:tcW w:w="3478" w:type="dxa"/>
          </w:tcPr>
          <w:p w14:paraId="50627F64" w14:textId="77777777" w:rsidR="00C12AFA" w:rsidRPr="00180359" w:rsidRDefault="003E3631" w:rsidP="002C4938">
            <w:pPr>
              <w:rPr>
                <w:b/>
                <w:bCs/>
                <w:sz w:val="24"/>
                <w:szCs w:val="24"/>
                <w:rtl/>
              </w:rPr>
            </w:pPr>
            <w:r w:rsidRPr="00180359">
              <w:rPr>
                <w:rFonts w:hint="cs"/>
                <w:b/>
                <w:bCs/>
                <w:sz w:val="24"/>
                <w:szCs w:val="24"/>
                <w:rtl/>
              </w:rPr>
              <w:t>בדוק שטקסט הודעות שגיאה ברור גם לבעלי לקות ראייה</w:t>
            </w:r>
          </w:p>
        </w:tc>
        <w:tc>
          <w:tcPr>
            <w:tcW w:w="1100" w:type="dxa"/>
            <w:vMerge/>
          </w:tcPr>
          <w:p w14:paraId="6DBDF7D1" w14:textId="77777777" w:rsidR="00C12AFA" w:rsidRPr="00180359" w:rsidRDefault="00C12AFA" w:rsidP="002C4938">
            <w:pPr>
              <w:rPr>
                <w:b/>
                <w:bCs/>
                <w:sz w:val="36"/>
                <w:szCs w:val="36"/>
                <w:rtl/>
              </w:rPr>
            </w:pPr>
          </w:p>
        </w:tc>
      </w:tr>
      <w:tr w:rsidR="00C12AFA" w:rsidRPr="00180359" w14:paraId="28408180" w14:textId="77777777" w:rsidTr="002C4938">
        <w:trPr>
          <w:trHeight w:val="274"/>
        </w:trPr>
        <w:tc>
          <w:tcPr>
            <w:tcW w:w="3478" w:type="dxa"/>
          </w:tcPr>
          <w:p w14:paraId="3E137C9B" w14:textId="77777777" w:rsidR="00C12AFA" w:rsidRPr="00180359" w:rsidRDefault="003E3631" w:rsidP="00E87155">
            <w:pPr>
              <w:jc w:val="center"/>
              <w:rPr>
                <w:b/>
                <w:bCs/>
                <w:sz w:val="24"/>
                <w:szCs w:val="24"/>
                <w:rtl/>
              </w:rPr>
            </w:pPr>
            <w:r w:rsidRPr="00180359">
              <w:rPr>
                <w:rFonts w:hint="cs"/>
                <w:b/>
                <w:bCs/>
                <w:sz w:val="24"/>
                <w:szCs w:val="24"/>
                <w:rtl/>
              </w:rPr>
              <w:t>70</w:t>
            </w:r>
            <w:r w:rsidR="00E87155">
              <w:rPr>
                <w:b/>
                <w:bCs/>
                <w:sz w:val="24"/>
                <w:szCs w:val="24"/>
              </w:rPr>
              <w:t>TC</w:t>
            </w:r>
          </w:p>
        </w:tc>
        <w:tc>
          <w:tcPr>
            <w:tcW w:w="3478" w:type="dxa"/>
          </w:tcPr>
          <w:p w14:paraId="0CA00DCB" w14:textId="77777777" w:rsidR="00C12AFA" w:rsidRPr="00180359" w:rsidRDefault="003E3631" w:rsidP="002C4938">
            <w:pPr>
              <w:rPr>
                <w:b/>
                <w:bCs/>
                <w:sz w:val="24"/>
                <w:szCs w:val="24"/>
                <w:rtl/>
              </w:rPr>
            </w:pPr>
            <w:r w:rsidRPr="00180359">
              <w:rPr>
                <w:rFonts w:hint="cs"/>
                <w:b/>
                <w:bCs/>
                <w:sz w:val="24"/>
                <w:szCs w:val="24"/>
                <w:rtl/>
              </w:rPr>
              <w:t>בדוק</w:t>
            </w:r>
            <w:r w:rsidR="001433AA" w:rsidRPr="00180359">
              <w:rPr>
                <w:rFonts w:hint="cs"/>
                <w:b/>
                <w:bCs/>
                <w:sz w:val="24"/>
                <w:szCs w:val="24"/>
                <w:rtl/>
              </w:rPr>
              <w:t xml:space="preserve"> שניתן לגלגל למטה עם העכבר</w:t>
            </w:r>
          </w:p>
        </w:tc>
        <w:tc>
          <w:tcPr>
            <w:tcW w:w="1100" w:type="dxa"/>
            <w:vMerge/>
          </w:tcPr>
          <w:p w14:paraId="733DE329" w14:textId="77777777" w:rsidR="00C12AFA" w:rsidRPr="00180359" w:rsidRDefault="00C12AFA" w:rsidP="002C4938">
            <w:pPr>
              <w:rPr>
                <w:b/>
                <w:bCs/>
                <w:sz w:val="36"/>
                <w:szCs w:val="36"/>
                <w:rtl/>
              </w:rPr>
            </w:pPr>
          </w:p>
        </w:tc>
      </w:tr>
      <w:tr w:rsidR="00C12AFA" w:rsidRPr="00180359" w14:paraId="3277261E" w14:textId="77777777" w:rsidTr="002C4938">
        <w:trPr>
          <w:trHeight w:val="274"/>
        </w:trPr>
        <w:tc>
          <w:tcPr>
            <w:tcW w:w="3478" w:type="dxa"/>
          </w:tcPr>
          <w:p w14:paraId="4DB4CAAA" w14:textId="77777777" w:rsidR="00C12AFA" w:rsidRPr="00180359" w:rsidRDefault="003E3631" w:rsidP="00E87155">
            <w:pPr>
              <w:jc w:val="center"/>
              <w:rPr>
                <w:b/>
                <w:bCs/>
                <w:sz w:val="24"/>
                <w:szCs w:val="24"/>
                <w:rtl/>
              </w:rPr>
            </w:pPr>
            <w:r w:rsidRPr="00180359">
              <w:rPr>
                <w:rFonts w:hint="cs"/>
                <w:b/>
                <w:bCs/>
                <w:sz w:val="24"/>
                <w:szCs w:val="24"/>
                <w:rtl/>
              </w:rPr>
              <w:t>71</w:t>
            </w:r>
            <w:r w:rsidR="00E87155">
              <w:rPr>
                <w:b/>
                <w:bCs/>
                <w:sz w:val="24"/>
                <w:szCs w:val="24"/>
              </w:rPr>
              <w:t>TC</w:t>
            </w:r>
          </w:p>
        </w:tc>
        <w:tc>
          <w:tcPr>
            <w:tcW w:w="3478" w:type="dxa"/>
          </w:tcPr>
          <w:p w14:paraId="2BCFBA52" w14:textId="77777777" w:rsidR="00C12AFA" w:rsidRPr="00180359" w:rsidRDefault="001433AA" w:rsidP="002C4938">
            <w:pPr>
              <w:rPr>
                <w:b/>
                <w:bCs/>
                <w:sz w:val="24"/>
                <w:szCs w:val="24"/>
                <w:rtl/>
              </w:rPr>
            </w:pPr>
            <w:r w:rsidRPr="00180359">
              <w:rPr>
                <w:rFonts w:hint="cs"/>
                <w:b/>
                <w:bCs/>
                <w:sz w:val="24"/>
                <w:szCs w:val="24"/>
                <w:rtl/>
              </w:rPr>
              <w:t>בדוק שניתן לגלגל עם העכבר למעלה</w:t>
            </w:r>
          </w:p>
        </w:tc>
        <w:tc>
          <w:tcPr>
            <w:tcW w:w="1100" w:type="dxa"/>
            <w:vMerge/>
          </w:tcPr>
          <w:p w14:paraId="5B2B981B" w14:textId="77777777" w:rsidR="00C12AFA" w:rsidRPr="00180359" w:rsidRDefault="00C12AFA" w:rsidP="002C4938">
            <w:pPr>
              <w:rPr>
                <w:b/>
                <w:bCs/>
                <w:sz w:val="36"/>
                <w:szCs w:val="36"/>
                <w:rtl/>
              </w:rPr>
            </w:pPr>
          </w:p>
        </w:tc>
      </w:tr>
      <w:tr w:rsidR="00C12AFA" w:rsidRPr="00180359" w14:paraId="45405DFE" w14:textId="77777777" w:rsidTr="002C4938">
        <w:trPr>
          <w:trHeight w:val="274"/>
        </w:trPr>
        <w:tc>
          <w:tcPr>
            <w:tcW w:w="3478" w:type="dxa"/>
          </w:tcPr>
          <w:p w14:paraId="1FFE0C5D" w14:textId="77777777" w:rsidR="00C12AFA" w:rsidRPr="00180359" w:rsidRDefault="003E3631" w:rsidP="00E87155">
            <w:pPr>
              <w:jc w:val="center"/>
              <w:rPr>
                <w:b/>
                <w:bCs/>
                <w:sz w:val="24"/>
                <w:szCs w:val="24"/>
                <w:rtl/>
              </w:rPr>
            </w:pPr>
            <w:r w:rsidRPr="00180359">
              <w:rPr>
                <w:rFonts w:hint="cs"/>
                <w:b/>
                <w:bCs/>
                <w:sz w:val="24"/>
                <w:szCs w:val="24"/>
                <w:rtl/>
              </w:rPr>
              <w:t>72</w:t>
            </w:r>
            <w:r w:rsidR="00E87155">
              <w:rPr>
                <w:b/>
                <w:bCs/>
                <w:sz w:val="24"/>
                <w:szCs w:val="24"/>
              </w:rPr>
              <w:t>TC</w:t>
            </w:r>
          </w:p>
        </w:tc>
        <w:tc>
          <w:tcPr>
            <w:tcW w:w="3478" w:type="dxa"/>
          </w:tcPr>
          <w:p w14:paraId="702D1FDA" w14:textId="77777777" w:rsidR="00C12AFA" w:rsidRPr="00180359" w:rsidRDefault="001433AA" w:rsidP="002C4938">
            <w:pPr>
              <w:rPr>
                <w:b/>
                <w:bCs/>
                <w:sz w:val="24"/>
                <w:szCs w:val="24"/>
                <w:rtl/>
              </w:rPr>
            </w:pPr>
            <w:r w:rsidRPr="00180359">
              <w:rPr>
                <w:rFonts w:hint="cs"/>
                <w:b/>
                <w:bCs/>
                <w:sz w:val="24"/>
                <w:szCs w:val="24"/>
                <w:rtl/>
              </w:rPr>
              <w:t>בדוק שניתן לעלות למעלה בדף דרך לחצן למעלה במקלדת</w:t>
            </w:r>
          </w:p>
        </w:tc>
        <w:tc>
          <w:tcPr>
            <w:tcW w:w="1100" w:type="dxa"/>
            <w:vMerge/>
          </w:tcPr>
          <w:p w14:paraId="0E2BE6C2" w14:textId="77777777" w:rsidR="00C12AFA" w:rsidRPr="00180359" w:rsidRDefault="00C12AFA" w:rsidP="002C4938">
            <w:pPr>
              <w:rPr>
                <w:b/>
                <w:bCs/>
                <w:sz w:val="36"/>
                <w:szCs w:val="36"/>
                <w:rtl/>
              </w:rPr>
            </w:pPr>
          </w:p>
        </w:tc>
      </w:tr>
      <w:tr w:rsidR="00C12AFA" w:rsidRPr="00180359" w14:paraId="5C50C058" w14:textId="77777777" w:rsidTr="002C4938">
        <w:trPr>
          <w:trHeight w:val="274"/>
        </w:trPr>
        <w:tc>
          <w:tcPr>
            <w:tcW w:w="3478" w:type="dxa"/>
          </w:tcPr>
          <w:p w14:paraId="5162B7FB" w14:textId="77777777" w:rsidR="00C12AFA" w:rsidRPr="00180359" w:rsidRDefault="003E3631" w:rsidP="00E87155">
            <w:pPr>
              <w:jc w:val="center"/>
              <w:rPr>
                <w:b/>
                <w:bCs/>
                <w:sz w:val="24"/>
                <w:szCs w:val="24"/>
                <w:rtl/>
              </w:rPr>
            </w:pPr>
            <w:r w:rsidRPr="00180359">
              <w:rPr>
                <w:rFonts w:hint="cs"/>
                <w:b/>
                <w:bCs/>
                <w:sz w:val="24"/>
                <w:szCs w:val="24"/>
                <w:rtl/>
              </w:rPr>
              <w:t>73</w:t>
            </w:r>
            <w:r w:rsidR="00E87155">
              <w:rPr>
                <w:b/>
                <w:bCs/>
                <w:sz w:val="24"/>
                <w:szCs w:val="24"/>
              </w:rPr>
              <w:t>TC</w:t>
            </w:r>
          </w:p>
        </w:tc>
        <w:tc>
          <w:tcPr>
            <w:tcW w:w="3478" w:type="dxa"/>
          </w:tcPr>
          <w:p w14:paraId="533908CD" w14:textId="77777777" w:rsidR="00C12AFA" w:rsidRPr="00180359" w:rsidRDefault="001433AA" w:rsidP="002C4938">
            <w:pPr>
              <w:rPr>
                <w:b/>
                <w:bCs/>
                <w:sz w:val="24"/>
                <w:szCs w:val="24"/>
                <w:rtl/>
              </w:rPr>
            </w:pPr>
            <w:r w:rsidRPr="00180359">
              <w:rPr>
                <w:rFonts w:hint="cs"/>
                <w:b/>
                <w:bCs/>
                <w:sz w:val="24"/>
                <w:szCs w:val="24"/>
                <w:rtl/>
              </w:rPr>
              <w:t>בדוק שניתן לרדת למטה בדף דרך לחצן למטה במקלדת</w:t>
            </w:r>
          </w:p>
        </w:tc>
        <w:tc>
          <w:tcPr>
            <w:tcW w:w="1100" w:type="dxa"/>
            <w:vMerge/>
          </w:tcPr>
          <w:p w14:paraId="4E137A89" w14:textId="77777777" w:rsidR="00C12AFA" w:rsidRPr="00180359" w:rsidRDefault="00C12AFA" w:rsidP="002C4938">
            <w:pPr>
              <w:rPr>
                <w:b/>
                <w:bCs/>
                <w:sz w:val="36"/>
                <w:szCs w:val="36"/>
                <w:rtl/>
              </w:rPr>
            </w:pPr>
          </w:p>
        </w:tc>
      </w:tr>
      <w:tr w:rsidR="00C12AFA" w:rsidRPr="00180359" w14:paraId="3EC9B9C9" w14:textId="77777777" w:rsidTr="002C4938">
        <w:trPr>
          <w:trHeight w:val="274"/>
        </w:trPr>
        <w:tc>
          <w:tcPr>
            <w:tcW w:w="3478" w:type="dxa"/>
          </w:tcPr>
          <w:p w14:paraId="20EFE35C" w14:textId="77777777" w:rsidR="00C12AFA" w:rsidRPr="00180359" w:rsidRDefault="003E3631" w:rsidP="00E87155">
            <w:pPr>
              <w:jc w:val="center"/>
              <w:rPr>
                <w:b/>
                <w:bCs/>
                <w:sz w:val="24"/>
                <w:szCs w:val="24"/>
                <w:rtl/>
              </w:rPr>
            </w:pPr>
            <w:r w:rsidRPr="00180359">
              <w:rPr>
                <w:rFonts w:hint="cs"/>
                <w:b/>
                <w:bCs/>
                <w:sz w:val="24"/>
                <w:szCs w:val="24"/>
                <w:rtl/>
              </w:rPr>
              <w:t>74</w:t>
            </w:r>
            <w:r w:rsidR="00E87155">
              <w:rPr>
                <w:b/>
                <w:bCs/>
                <w:sz w:val="24"/>
                <w:szCs w:val="24"/>
              </w:rPr>
              <w:t>TC</w:t>
            </w:r>
          </w:p>
        </w:tc>
        <w:tc>
          <w:tcPr>
            <w:tcW w:w="3478" w:type="dxa"/>
          </w:tcPr>
          <w:p w14:paraId="2DF20FC6" w14:textId="77777777" w:rsidR="00C12AFA" w:rsidRPr="00180359" w:rsidRDefault="001433AA" w:rsidP="002C4938">
            <w:pPr>
              <w:rPr>
                <w:b/>
                <w:bCs/>
                <w:sz w:val="24"/>
                <w:szCs w:val="24"/>
                <w:rtl/>
              </w:rPr>
            </w:pPr>
            <w:r w:rsidRPr="00180359">
              <w:rPr>
                <w:rFonts w:hint="cs"/>
                <w:b/>
                <w:bCs/>
                <w:sz w:val="24"/>
                <w:szCs w:val="24"/>
                <w:rtl/>
              </w:rPr>
              <w:t>בדוק שגודל הלחצן של העכבר בגודל מתאים לשדה אימייל וסיסמא</w:t>
            </w:r>
          </w:p>
        </w:tc>
        <w:tc>
          <w:tcPr>
            <w:tcW w:w="1100" w:type="dxa"/>
            <w:vMerge/>
          </w:tcPr>
          <w:p w14:paraId="3A53E01E" w14:textId="77777777" w:rsidR="00C12AFA" w:rsidRPr="00180359" w:rsidRDefault="00C12AFA" w:rsidP="002C4938">
            <w:pPr>
              <w:rPr>
                <w:b/>
                <w:bCs/>
                <w:sz w:val="36"/>
                <w:szCs w:val="36"/>
                <w:rtl/>
              </w:rPr>
            </w:pPr>
          </w:p>
        </w:tc>
      </w:tr>
    </w:tbl>
    <w:p w14:paraId="5BE93A85" w14:textId="77777777" w:rsidR="00C12AFA" w:rsidRPr="00180359" w:rsidRDefault="00C12AFA" w:rsidP="00C12AFA">
      <w:pPr>
        <w:rPr>
          <w:b/>
          <w:bCs/>
          <w:sz w:val="36"/>
          <w:szCs w:val="36"/>
          <w:rtl/>
        </w:rPr>
      </w:pPr>
    </w:p>
    <w:tbl>
      <w:tblPr>
        <w:tblStyle w:val="af7"/>
        <w:tblpPr w:leftFromText="180" w:rightFromText="180" w:vertAnchor="text" w:tblpXSpec="right" w:tblpY="1"/>
        <w:tblOverlap w:val="never"/>
        <w:bidiVisual/>
        <w:tblW w:w="0" w:type="auto"/>
        <w:tblLook w:val="04A0" w:firstRow="1" w:lastRow="0" w:firstColumn="1" w:lastColumn="0" w:noHBand="0" w:noVBand="1"/>
      </w:tblPr>
      <w:tblGrid>
        <w:gridCol w:w="3478"/>
        <w:gridCol w:w="3478"/>
        <w:gridCol w:w="1267"/>
      </w:tblGrid>
      <w:tr w:rsidR="00C12AFA" w:rsidRPr="00180359" w14:paraId="624A2E59" w14:textId="77777777" w:rsidTr="004363AF">
        <w:trPr>
          <w:trHeight w:val="274"/>
        </w:trPr>
        <w:tc>
          <w:tcPr>
            <w:tcW w:w="3478" w:type="dxa"/>
          </w:tcPr>
          <w:p w14:paraId="1D76ECBD" w14:textId="77777777" w:rsidR="00C12AFA" w:rsidRPr="00180359" w:rsidRDefault="00C12AFA" w:rsidP="002C4938">
            <w:pPr>
              <w:rPr>
                <w:b/>
                <w:bCs/>
                <w:sz w:val="36"/>
                <w:szCs w:val="36"/>
                <w:rtl/>
              </w:rPr>
            </w:pPr>
            <w:r w:rsidRPr="00180359">
              <w:rPr>
                <w:rFonts w:hint="cs"/>
                <w:b/>
                <w:bCs/>
                <w:sz w:val="36"/>
                <w:szCs w:val="36"/>
                <w:rtl/>
              </w:rPr>
              <w:t>מספר בדיקה</w:t>
            </w:r>
          </w:p>
        </w:tc>
        <w:tc>
          <w:tcPr>
            <w:tcW w:w="3478" w:type="dxa"/>
          </w:tcPr>
          <w:p w14:paraId="7664E221" w14:textId="77777777" w:rsidR="00C12AFA" w:rsidRPr="00180359" w:rsidRDefault="00C12AFA" w:rsidP="002C4938">
            <w:pPr>
              <w:rPr>
                <w:b/>
                <w:bCs/>
                <w:sz w:val="36"/>
                <w:szCs w:val="36"/>
                <w:rtl/>
              </w:rPr>
            </w:pPr>
            <w:r w:rsidRPr="00180359">
              <w:rPr>
                <w:rFonts w:hint="cs"/>
                <w:b/>
                <w:bCs/>
                <w:sz w:val="36"/>
                <w:szCs w:val="36"/>
                <w:rtl/>
              </w:rPr>
              <w:t>מקרי בדיקה</w:t>
            </w:r>
          </w:p>
        </w:tc>
        <w:tc>
          <w:tcPr>
            <w:tcW w:w="1267" w:type="dxa"/>
            <w:vMerge w:val="restart"/>
          </w:tcPr>
          <w:p w14:paraId="1743F32B" w14:textId="77777777" w:rsidR="004363AF" w:rsidRDefault="004363AF" w:rsidP="004363AF">
            <w:pPr>
              <w:rPr>
                <w:b/>
                <w:bCs/>
                <w:sz w:val="36"/>
                <w:szCs w:val="36"/>
                <w:rtl/>
              </w:rPr>
            </w:pPr>
          </w:p>
          <w:p w14:paraId="24D470BF" w14:textId="77777777" w:rsidR="004363AF" w:rsidRDefault="004363AF" w:rsidP="004363AF">
            <w:pPr>
              <w:rPr>
                <w:b/>
                <w:bCs/>
                <w:sz w:val="36"/>
                <w:szCs w:val="36"/>
                <w:rtl/>
              </w:rPr>
            </w:pPr>
          </w:p>
          <w:p w14:paraId="04F604BD" w14:textId="77777777" w:rsidR="004363AF" w:rsidRDefault="004363AF" w:rsidP="004363AF">
            <w:pPr>
              <w:rPr>
                <w:b/>
                <w:bCs/>
                <w:sz w:val="36"/>
                <w:szCs w:val="36"/>
                <w:rtl/>
              </w:rPr>
            </w:pPr>
          </w:p>
          <w:p w14:paraId="6D2086B9" w14:textId="77777777" w:rsidR="00464C39" w:rsidRDefault="00464C39" w:rsidP="004363AF">
            <w:pPr>
              <w:rPr>
                <w:b/>
                <w:bCs/>
                <w:sz w:val="36"/>
                <w:szCs w:val="36"/>
                <w:rtl/>
              </w:rPr>
            </w:pPr>
          </w:p>
          <w:p w14:paraId="13DD4CAA" w14:textId="77777777" w:rsidR="004363AF" w:rsidRDefault="004363AF" w:rsidP="004363AF">
            <w:pPr>
              <w:rPr>
                <w:b/>
                <w:bCs/>
                <w:sz w:val="36"/>
                <w:szCs w:val="36"/>
                <w:rtl/>
              </w:rPr>
            </w:pPr>
          </w:p>
          <w:p w14:paraId="2BD2C723" w14:textId="77777777" w:rsidR="004363AF" w:rsidRDefault="004363AF" w:rsidP="004363AF">
            <w:pPr>
              <w:rPr>
                <w:b/>
                <w:bCs/>
                <w:sz w:val="36"/>
                <w:szCs w:val="36"/>
                <w:rtl/>
              </w:rPr>
            </w:pPr>
          </w:p>
          <w:p w14:paraId="502E5817" w14:textId="77777777" w:rsidR="004363AF" w:rsidRDefault="004363AF" w:rsidP="004363AF">
            <w:pPr>
              <w:rPr>
                <w:b/>
                <w:bCs/>
                <w:sz w:val="36"/>
                <w:szCs w:val="36"/>
                <w:rtl/>
              </w:rPr>
            </w:pPr>
          </w:p>
          <w:p w14:paraId="1CF6440C" w14:textId="77777777" w:rsidR="004363AF" w:rsidRDefault="004363AF" w:rsidP="004363AF">
            <w:pPr>
              <w:rPr>
                <w:b/>
                <w:bCs/>
                <w:sz w:val="36"/>
                <w:szCs w:val="36"/>
                <w:rtl/>
              </w:rPr>
            </w:pPr>
          </w:p>
          <w:p w14:paraId="2E9D4419" w14:textId="77777777" w:rsidR="00C12AFA" w:rsidRPr="00180359" w:rsidRDefault="007E1DE8" w:rsidP="004363AF">
            <w:pPr>
              <w:rPr>
                <w:b/>
                <w:bCs/>
                <w:sz w:val="36"/>
                <w:szCs w:val="36"/>
                <w:rtl/>
              </w:rPr>
            </w:pPr>
            <w:r w:rsidRPr="00180359">
              <w:rPr>
                <w:rFonts w:hint="cs"/>
                <w:b/>
                <w:bCs/>
                <w:sz w:val="36"/>
                <w:szCs w:val="36"/>
                <w:rtl/>
              </w:rPr>
              <w:t xml:space="preserve">בדיקות </w:t>
            </w:r>
            <w:r w:rsidRPr="00180359">
              <w:rPr>
                <w:b/>
                <w:bCs/>
                <w:sz w:val="36"/>
                <w:szCs w:val="36"/>
              </w:rPr>
              <w:t>UX</w:t>
            </w:r>
          </w:p>
        </w:tc>
      </w:tr>
      <w:tr w:rsidR="00C12AFA" w:rsidRPr="00180359" w14:paraId="6718D0D1" w14:textId="77777777" w:rsidTr="004363AF">
        <w:trPr>
          <w:trHeight w:val="274"/>
        </w:trPr>
        <w:tc>
          <w:tcPr>
            <w:tcW w:w="3478" w:type="dxa"/>
          </w:tcPr>
          <w:p w14:paraId="52E1002C" w14:textId="77777777" w:rsidR="00C12AFA" w:rsidRPr="00180359" w:rsidRDefault="001433AA" w:rsidP="00E87155">
            <w:pPr>
              <w:jc w:val="center"/>
              <w:rPr>
                <w:b/>
                <w:bCs/>
                <w:sz w:val="24"/>
                <w:szCs w:val="24"/>
                <w:rtl/>
              </w:rPr>
            </w:pPr>
            <w:r w:rsidRPr="00180359">
              <w:rPr>
                <w:rFonts w:hint="cs"/>
                <w:b/>
                <w:bCs/>
                <w:sz w:val="24"/>
                <w:szCs w:val="24"/>
                <w:rtl/>
              </w:rPr>
              <w:t>75</w:t>
            </w:r>
            <w:r w:rsidR="00E87155">
              <w:rPr>
                <w:b/>
                <w:bCs/>
                <w:sz w:val="24"/>
                <w:szCs w:val="24"/>
              </w:rPr>
              <w:t>TC</w:t>
            </w:r>
          </w:p>
        </w:tc>
        <w:tc>
          <w:tcPr>
            <w:tcW w:w="3478" w:type="dxa"/>
          </w:tcPr>
          <w:p w14:paraId="1CD06AC8" w14:textId="77777777" w:rsidR="00C12AFA" w:rsidRPr="00180359" w:rsidRDefault="00180359" w:rsidP="002C4938">
            <w:pPr>
              <w:rPr>
                <w:b/>
                <w:bCs/>
                <w:sz w:val="24"/>
                <w:szCs w:val="24"/>
                <w:rtl/>
              </w:rPr>
            </w:pPr>
            <w:r w:rsidRPr="00180359">
              <w:rPr>
                <w:rFonts w:hint="cs"/>
                <w:b/>
                <w:bCs/>
                <w:sz w:val="24"/>
                <w:szCs w:val="24"/>
                <w:rtl/>
              </w:rPr>
              <w:t xml:space="preserve">בדוק </w:t>
            </w:r>
            <w:r w:rsidR="003F4B62">
              <w:rPr>
                <w:rFonts w:hint="cs"/>
                <w:b/>
                <w:bCs/>
                <w:sz w:val="24"/>
                <w:szCs w:val="24"/>
                <w:rtl/>
              </w:rPr>
              <w:t>שחלון שגיאה מופיע באמצע המסך במיקום נוח</w:t>
            </w:r>
          </w:p>
        </w:tc>
        <w:tc>
          <w:tcPr>
            <w:tcW w:w="1267" w:type="dxa"/>
            <w:vMerge/>
          </w:tcPr>
          <w:p w14:paraId="029D497C" w14:textId="77777777" w:rsidR="00C12AFA" w:rsidRPr="00180359" w:rsidRDefault="00C12AFA" w:rsidP="002C4938">
            <w:pPr>
              <w:rPr>
                <w:b/>
                <w:bCs/>
                <w:sz w:val="24"/>
                <w:szCs w:val="24"/>
                <w:rtl/>
              </w:rPr>
            </w:pPr>
          </w:p>
        </w:tc>
      </w:tr>
      <w:tr w:rsidR="00C12AFA" w:rsidRPr="00180359" w14:paraId="2C1B03C5" w14:textId="77777777" w:rsidTr="004363AF">
        <w:trPr>
          <w:trHeight w:val="274"/>
        </w:trPr>
        <w:tc>
          <w:tcPr>
            <w:tcW w:w="3478" w:type="dxa"/>
          </w:tcPr>
          <w:p w14:paraId="3E0FD9AA" w14:textId="77777777" w:rsidR="00C12AFA" w:rsidRPr="00180359" w:rsidRDefault="001433AA" w:rsidP="00E87155">
            <w:pPr>
              <w:jc w:val="center"/>
              <w:rPr>
                <w:b/>
                <w:bCs/>
                <w:sz w:val="24"/>
                <w:szCs w:val="24"/>
                <w:rtl/>
              </w:rPr>
            </w:pPr>
            <w:r w:rsidRPr="00180359">
              <w:rPr>
                <w:rFonts w:hint="cs"/>
                <w:b/>
                <w:bCs/>
                <w:sz w:val="24"/>
                <w:szCs w:val="24"/>
                <w:rtl/>
              </w:rPr>
              <w:t>76</w:t>
            </w:r>
            <w:r w:rsidR="00E87155">
              <w:rPr>
                <w:b/>
                <w:bCs/>
                <w:sz w:val="24"/>
                <w:szCs w:val="24"/>
              </w:rPr>
              <w:t>TC</w:t>
            </w:r>
          </w:p>
        </w:tc>
        <w:tc>
          <w:tcPr>
            <w:tcW w:w="3478" w:type="dxa"/>
          </w:tcPr>
          <w:p w14:paraId="011E2348" w14:textId="77777777" w:rsidR="00C12AFA" w:rsidRPr="00180359" w:rsidRDefault="003F4B62" w:rsidP="002C4938">
            <w:pPr>
              <w:rPr>
                <w:b/>
                <w:bCs/>
                <w:sz w:val="24"/>
                <w:szCs w:val="24"/>
                <w:rtl/>
              </w:rPr>
            </w:pPr>
            <w:r>
              <w:rPr>
                <w:rFonts w:hint="cs"/>
                <w:b/>
                <w:bCs/>
                <w:sz w:val="24"/>
                <w:szCs w:val="24"/>
                <w:rtl/>
              </w:rPr>
              <w:t>בדוק שכפתור כניסה מכניס לחשבון לאחר לחיצה אחת על הכפתור</w:t>
            </w:r>
          </w:p>
        </w:tc>
        <w:tc>
          <w:tcPr>
            <w:tcW w:w="1267" w:type="dxa"/>
            <w:vMerge/>
          </w:tcPr>
          <w:p w14:paraId="7C3C306F" w14:textId="77777777" w:rsidR="00C12AFA" w:rsidRPr="00180359" w:rsidRDefault="00C12AFA" w:rsidP="002C4938">
            <w:pPr>
              <w:rPr>
                <w:b/>
                <w:bCs/>
                <w:sz w:val="24"/>
                <w:szCs w:val="24"/>
                <w:rtl/>
              </w:rPr>
            </w:pPr>
          </w:p>
        </w:tc>
      </w:tr>
      <w:tr w:rsidR="00C12AFA" w:rsidRPr="00180359" w14:paraId="25654373" w14:textId="77777777" w:rsidTr="004363AF">
        <w:trPr>
          <w:trHeight w:val="286"/>
        </w:trPr>
        <w:tc>
          <w:tcPr>
            <w:tcW w:w="3478" w:type="dxa"/>
          </w:tcPr>
          <w:p w14:paraId="236C5BBC" w14:textId="77777777" w:rsidR="00C12AFA" w:rsidRPr="00180359" w:rsidRDefault="001433AA" w:rsidP="00E87155">
            <w:pPr>
              <w:jc w:val="center"/>
              <w:rPr>
                <w:b/>
                <w:bCs/>
                <w:sz w:val="24"/>
                <w:szCs w:val="24"/>
                <w:rtl/>
              </w:rPr>
            </w:pPr>
            <w:r w:rsidRPr="00180359">
              <w:rPr>
                <w:rFonts w:hint="cs"/>
                <w:b/>
                <w:bCs/>
                <w:sz w:val="24"/>
                <w:szCs w:val="24"/>
                <w:rtl/>
              </w:rPr>
              <w:t>77</w:t>
            </w:r>
            <w:r w:rsidR="00E87155">
              <w:rPr>
                <w:b/>
                <w:bCs/>
                <w:sz w:val="24"/>
                <w:szCs w:val="24"/>
              </w:rPr>
              <w:t>TC</w:t>
            </w:r>
          </w:p>
        </w:tc>
        <w:tc>
          <w:tcPr>
            <w:tcW w:w="3478" w:type="dxa"/>
          </w:tcPr>
          <w:p w14:paraId="0F07F37F" w14:textId="77777777" w:rsidR="00C12AFA" w:rsidRPr="00180359" w:rsidRDefault="003F4B62" w:rsidP="002C4938">
            <w:pPr>
              <w:rPr>
                <w:b/>
                <w:bCs/>
                <w:sz w:val="24"/>
                <w:szCs w:val="24"/>
                <w:rtl/>
              </w:rPr>
            </w:pPr>
            <w:r>
              <w:rPr>
                <w:rFonts w:hint="cs"/>
                <w:b/>
                <w:bCs/>
                <w:sz w:val="24"/>
                <w:szCs w:val="24"/>
                <w:rtl/>
              </w:rPr>
              <w:t xml:space="preserve">בדוק שהמשתמש מבין שהצליח </w:t>
            </w:r>
            <w:proofErr w:type="spellStart"/>
            <w:r>
              <w:rPr>
                <w:rFonts w:hint="cs"/>
                <w:b/>
                <w:bCs/>
                <w:sz w:val="24"/>
                <w:szCs w:val="24"/>
                <w:rtl/>
              </w:rPr>
              <w:t>להכנס</w:t>
            </w:r>
            <w:proofErr w:type="spellEnd"/>
            <w:r>
              <w:rPr>
                <w:rFonts w:hint="cs"/>
                <w:b/>
                <w:bCs/>
                <w:sz w:val="24"/>
                <w:szCs w:val="24"/>
                <w:rtl/>
              </w:rPr>
              <w:t xml:space="preserve"> לחשבון</w:t>
            </w:r>
          </w:p>
        </w:tc>
        <w:tc>
          <w:tcPr>
            <w:tcW w:w="1267" w:type="dxa"/>
            <w:vMerge/>
          </w:tcPr>
          <w:p w14:paraId="3F150B74" w14:textId="77777777" w:rsidR="00C12AFA" w:rsidRPr="00180359" w:rsidRDefault="00C12AFA" w:rsidP="002C4938">
            <w:pPr>
              <w:rPr>
                <w:b/>
                <w:bCs/>
                <w:sz w:val="24"/>
                <w:szCs w:val="24"/>
                <w:rtl/>
              </w:rPr>
            </w:pPr>
          </w:p>
        </w:tc>
      </w:tr>
      <w:tr w:rsidR="00C12AFA" w:rsidRPr="00180359" w14:paraId="1A216BCE" w14:textId="77777777" w:rsidTr="004363AF">
        <w:trPr>
          <w:trHeight w:val="274"/>
        </w:trPr>
        <w:tc>
          <w:tcPr>
            <w:tcW w:w="3478" w:type="dxa"/>
          </w:tcPr>
          <w:p w14:paraId="38D9523E" w14:textId="77777777" w:rsidR="00C12AFA" w:rsidRPr="00180359" w:rsidRDefault="001433AA" w:rsidP="00E87155">
            <w:pPr>
              <w:jc w:val="center"/>
              <w:rPr>
                <w:b/>
                <w:bCs/>
                <w:sz w:val="24"/>
                <w:szCs w:val="24"/>
                <w:rtl/>
              </w:rPr>
            </w:pPr>
            <w:r w:rsidRPr="00180359">
              <w:rPr>
                <w:rFonts w:hint="cs"/>
                <w:b/>
                <w:bCs/>
                <w:sz w:val="24"/>
                <w:szCs w:val="24"/>
                <w:rtl/>
              </w:rPr>
              <w:t>78</w:t>
            </w:r>
            <w:r w:rsidR="00E87155">
              <w:rPr>
                <w:b/>
                <w:bCs/>
                <w:sz w:val="24"/>
                <w:szCs w:val="24"/>
              </w:rPr>
              <w:t>TC</w:t>
            </w:r>
          </w:p>
        </w:tc>
        <w:tc>
          <w:tcPr>
            <w:tcW w:w="3478" w:type="dxa"/>
          </w:tcPr>
          <w:p w14:paraId="0434E899" w14:textId="77777777" w:rsidR="00C12AFA" w:rsidRDefault="003F4B62" w:rsidP="002C4938">
            <w:pPr>
              <w:rPr>
                <w:b/>
                <w:bCs/>
                <w:sz w:val="24"/>
                <w:szCs w:val="24"/>
                <w:rtl/>
              </w:rPr>
            </w:pPr>
            <w:r>
              <w:rPr>
                <w:rFonts w:hint="cs"/>
                <w:b/>
                <w:bCs/>
                <w:sz w:val="24"/>
                <w:szCs w:val="24"/>
                <w:rtl/>
              </w:rPr>
              <w:t>בדוק שהמשתמש מבין שהצליחו לצאת מהחשבון</w:t>
            </w:r>
          </w:p>
          <w:p w14:paraId="7CCBE169" w14:textId="77777777" w:rsidR="003F4B62" w:rsidRPr="00180359" w:rsidRDefault="003F4B62" w:rsidP="002C4938">
            <w:pPr>
              <w:rPr>
                <w:b/>
                <w:bCs/>
                <w:sz w:val="24"/>
                <w:szCs w:val="24"/>
                <w:rtl/>
              </w:rPr>
            </w:pPr>
          </w:p>
        </w:tc>
        <w:tc>
          <w:tcPr>
            <w:tcW w:w="1267" w:type="dxa"/>
            <w:vMerge/>
          </w:tcPr>
          <w:p w14:paraId="34938350" w14:textId="77777777" w:rsidR="00C12AFA" w:rsidRPr="00180359" w:rsidRDefault="00C12AFA" w:rsidP="002C4938">
            <w:pPr>
              <w:rPr>
                <w:b/>
                <w:bCs/>
                <w:sz w:val="24"/>
                <w:szCs w:val="24"/>
                <w:rtl/>
              </w:rPr>
            </w:pPr>
          </w:p>
        </w:tc>
      </w:tr>
      <w:tr w:rsidR="00C12AFA" w:rsidRPr="00180359" w14:paraId="079F6AF6" w14:textId="77777777" w:rsidTr="004363AF">
        <w:trPr>
          <w:trHeight w:val="274"/>
        </w:trPr>
        <w:tc>
          <w:tcPr>
            <w:tcW w:w="3478" w:type="dxa"/>
          </w:tcPr>
          <w:p w14:paraId="0F318C37" w14:textId="77777777" w:rsidR="00C12AFA" w:rsidRPr="00180359" w:rsidRDefault="001433AA" w:rsidP="00E87155">
            <w:pPr>
              <w:jc w:val="center"/>
              <w:rPr>
                <w:b/>
                <w:bCs/>
                <w:sz w:val="24"/>
                <w:szCs w:val="24"/>
                <w:rtl/>
              </w:rPr>
            </w:pPr>
            <w:r w:rsidRPr="00180359">
              <w:rPr>
                <w:rFonts w:hint="cs"/>
                <w:b/>
                <w:bCs/>
                <w:sz w:val="24"/>
                <w:szCs w:val="24"/>
                <w:rtl/>
              </w:rPr>
              <w:t>79</w:t>
            </w:r>
            <w:r w:rsidR="00E87155">
              <w:rPr>
                <w:b/>
                <w:bCs/>
                <w:sz w:val="24"/>
                <w:szCs w:val="24"/>
              </w:rPr>
              <w:t>TC</w:t>
            </w:r>
          </w:p>
        </w:tc>
        <w:tc>
          <w:tcPr>
            <w:tcW w:w="3478" w:type="dxa"/>
          </w:tcPr>
          <w:p w14:paraId="7ADCCD4E" w14:textId="77777777" w:rsidR="00C12AFA" w:rsidRPr="00180359" w:rsidRDefault="003F4B62" w:rsidP="002C4938">
            <w:pPr>
              <w:rPr>
                <w:b/>
                <w:bCs/>
                <w:sz w:val="24"/>
                <w:szCs w:val="24"/>
                <w:rtl/>
              </w:rPr>
            </w:pPr>
            <w:r>
              <w:rPr>
                <w:rFonts w:hint="cs"/>
                <w:b/>
                <w:bCs/>
                <w:sz w:val="24"/>
                <w:szCs w:val="24"/>
                <w:rtl/>
              </w:rPr>
              <w:t>בדוק שחלון הכניסה נמצא במיקום נוח</w:t>
            </w:r>
          </w:p>
        </w:tc>
        <w:tc>
          <w:tcPr>
            <w:tcW w:w="1267" w:type="dxa"/>
            <w:vMerge/>
          </w:tcPr>
          <w:p w14:paraId="03BD1370" w14:textId="77777777" w:rsidR="00C12AFA" w:rsidRPr="00180359" w:rsidRDefault="00C12AFA" w:rsidP="002C4938">
            <w:pPr>
              <w:rPr>
                <w:b/>
                <w:bCs/>
                <w:sz w:val="24"/>
                <w:szCs w:val="24"/>
                <w:rtl/>
              </w:rPr>
            </w:pPr>
          </w:p>
        </w:tc>
      </w:tr>
      <w:tr w:rsidR="00C12AFA" w:rsidRPr="00180359" w14:paraId="15F1A85E" w14:textId="77777777" w:rsidTr="004363AF">
        <w:trPr>
          <w:trHeight w:val="274"/>
        </w:trPr>
        <w:tc>
          <w:tcPr>
            <w:tcW w:w="3478" w:type="dxa"/>
          </w:tcPr>
          <w:p w14:paraId="09D7067C" w14:textId="77777777" w:rsidR="00C12AFA" w:rsidRPr="00180359" w:rsidRDefault="001433AA" w:rsidP="00E87155">
            <w:pPr>
              <w:jc w:val="center"/>
              <w:rPr>
                <w:b/>
                <w:bCs/>
                <w:sz w:val="24"/>
                <w:szCs w:val="24"/>
                <w:rtl/>
              </w:rPr>
            </w:pPr>
            <w:r w:rsidRPr="00180359">
              <w:rPr>
                <w:rFonts w:hint="cs"/>
                <w:b/>
                <w:bCs/>
                <w:sz w:val="24"/>
                <w:szCs w:val="24"/>
                <w:rtl/>
              </w:rPr>
              <w:t>80</w:t>
            </w:r>
            <w:r w:rsidR="00E87155">
              <w:rPr>
                <w:b/>
                <w:bCs/>
                <w:sz w:val="24"/>
                <w:szCs w:val="24"/>
              </w:rPr>
              <w:t>TC</w:t>
            </w:r>
          </w:p>
        </w:tc>
        <w:tc>
          <w:tcPr>
            <w:tcW w:w="3478" w:type="dxa"/>
          </w:tcPr>
          <w:p w14:paraId="19206F7B" w14:textId="77777777" w:rsidR="00C12AFA" w:rsidRPr="00180359" w:rsidRDefault="003F4B62" w:rsidP="002C4938">
            <w:pPr>
              <w:rPr>
                <w:b/>
                <w:bCs/>
                <w:sz w:val="24"/>
                <w:szCs w:val="24"/>
                <w:rtl/>
              </w:rPr>
            </w:pPr>
            <w:r>
              <w:rPr>
                <w:rFonts w:hint="cs"/>
                <w:b/>
                <w:bCs/>
                <w:sz w:val="24"/>
                <w:szCs w:val="24"/>
                <w:rtl/>
              </w:rPr>
              <w:t>בדוק ששדה האימייל ברור ובמיקום נוח</w:t>
            </w:r>
          </w:p>
        </w:tc>
        <w:tc>
          <w:tcPr>
            <w:tcW w:w="1267" w:type="dxa"/>
            <w:vMerge/>
          </w:tcPr>
          <w:p w14:paraId="0C619083" w14:textId="77777777" w:rsidR="00C12AFA" w:rsidRPr="00180359" w:rsidRDefault="00C12AFA" w:rsidP="002C4938">
            <w:pPr>
              <w:rPr>
                <w:b/>
                <w:bCs/>
                <w:sz w:val="24"/>
                <w:szCs w:val="24"/>
                <w:rtl/>
              </w:rPr>
            </w:pPr>
          </w:p>
        </w:tc>
      </w:tr>
      <w:tr w:rsidR="00C12AFA" w:rsidRPr="00180359" w14:paraId="2A4DCCAF" w14:textId="77777777" w:rsidTr="004363AF">
        <w:trPr>
          <w:trHeight w:val="274"/>
        </w:trPr>
        <w:tc>
          <w:tcPr>
            <w:tcW w:w="3478" w:type="dxa"/>
          </w:tcPr>
          <w:p w14:paraId="72D4C928" w14:textId="77777777" w:rsidR="00C12AFA" w:rsidRPr="00180359" w:rsidRDefault="001433AA" w:rsidP="00E87155">
            <w:pPr>
              <w:jc w:val="center"/>
              <w:rPr>
                <w:b/>
                <w:bCs/>
                <w:sz w:val="24"/>
                <w:szCs w:val="24"/>
                <w:rtl/>
              </w:rPr>
            </w:pPr>
            <w:r w:rsidRPr="00180359">
              <w:rPr>
                <w:rFonts w:hint="cs"/>
                <w:b/>
                <w:bCs/>
                <w:sz w:val="24"/>
                <w:szCs w:val="24"/>
                <w:rtl/>
              </w:rPr>
              <w:t>81</w:t>
            </w:r>
            <w:r w:rsidR="00E87155">
              <w:rPr>
                <w:b/>
                <w:bCs/>
                <w:sz w:val="24"/>
                <w:szCs w:val="24"/>
              </w:rPr>
              <w:t>TC</w:t>
            </w:r>
          </w:p>
        </w:tc>
        <w:tc>
          <w:tcPr>
            <w:tcW w:w="3478" w:type="dxa"/>
          </w:tcPr>
          <w:p w14:paraId="6835E769" w14:textId="77777777" w:rsidR="00C12AFA" w:rsidRPr="00180359" w:rsidRDefault="003F4B62" w:rsidP="002C4938">
            <w:pPr>
              <w:rPr>
                <w:b/>
                <w:bCs/>
                <w:sz w:val="24"/>
                <w:szCs w:val="24"/>
                <w:rtl/>
              </w:rPr>
            </w:pPr>
            <w:r>
              <w:rPr>
                <w:rFonts w:hint="cs"/>
                <w:b/>
                <w:bCs/>
                <w:sz w:val="24"/>
                <w:szCs w:val="24"/>
                <w:rtl/>
              </w:rPr>
              <w:t>בדוק ששדה הסיסמא נמצא מתחת לשדה אימייל</w:t>
            </w:r>
          </w:p>
        </w:tc>
        <w:tc>
          <w:tcPr>
            <w:tcW w:w="1267" w:type="dxa"/>
            <w:vMerge/>
          </w:tcPr>
          <w:p w14:paraId="76FB85ED" w14:textId="77777777" w:rsidR="00C12AFA" w:rsidRPr="00180359" w:rsidRDefault="00C12AFA" w:rsidP="002C4938">
            <w:pPr>
              <w:rPr>
                <w:b/>
                <w:bCs/>
                <w:sz w:val="24"/>
                <w:szCs w:val="24"/>
                <w:rtl/>
              </w:rPr>
            </w:pPr>
          </w:p>
        </w:tc>
      </w:tr>
      <w:tr w:rsidR="00C12AFA" w:rsidRPr="00180359" w14:paraId="0890AE21" w14:textId="77777777" w:rsidTr="004363AF">
        <w:trPr>
          <w:trHeight w:val="274"/>
        </w:trPr>
        <w:tc>
          <w:tcPr>
            <w:tcW w:w="3478" w:type="dxa"/>
          </w:tcPr>
          <w:p w14:paraId="05B22B85" w14:textId="77777777" w:rsidR="00C12AFA" w:rsidRPr="00180359" w:rsidRDefault="001433AA" w:rsidP="00E87155">
            <w:pPr>
              <w:jc w:val="center"/>
              <w:rPr>
                <w:b/>
                <w:bCs/>
                <w:sz w:val="24"/>
                <w:szCs w:val="24"/>
                <w:rtl/>
              </w:rPr>
            </w:pPr>
            <w:r w:rsidRPr="00180359">
              <w:rPr>
                <w:rFonts w:hint="cs"/>
                <w:b/>
                <w:bCs/>
                <w:sz w:val="24"/>
                <w:szCs w:val="24"/>
                <w:rtl/>
              </w:rPr>
              <w:t>82</w:t>
            </w:r>
            <w:r w:rsidR="00E87155">
              <w:rPr>
                <w:b/>
                <w:bCs/>
                <w:sz w:val="24"/>
                <w:szCs w:val="24"/>
              </w:rPr>
              <w:t>TC</w:t>
            </w:r>
          </w:p>
        </w:tc>
        <w:tc>
          <w:tcPr>
            <w:tcW w:w="3478" w:type="dxa"/>
          </w:tcPr>
          <w:p w14:paraId="1F3C4DE8" w14:textId="77777777" w:rsidR="00C12AFA" w:rsidRPr="00180359" w:rsidRDefault="003F4B62" w:rsidP="002C4938">
            <w:pPr>
              <w:rPr>
                <w:b/>
                <w:bCs/>
                <w:sz w:val="24"/>
                <w:szCs w:val="24"/>
                <w:rtl/>
              </w:rPr>
            </w:pPr>
            <w:r>
              <w:rPr>
                <w:rFonts w:hint="cs"/>
                <w:b/>
                <w:bCs/>
                <w:sz w:val="24"/>
                <w:szCs w:val="24"/>
                <w:rtl/>
              </w:rPr>
              <w:t>בדוק שכפתור שחושף את הסיסמא נמצא ליד התיבה של מילוי שדה הסיסמא</w:t>
            </w:r>
          </w:p>
        </w:tc>
        <w:tc>
          <w:tcPr>
            <w:tcW w:w="1267" w:type="dxa"/>
            <w:vMerge/>
          </w:tcPr>
          <w:p w14:paraId="678586C9" w14:textId="77777777" w:rsidR="00C12AFA" w:rsidRPr="00180359" w:rsidRDefault="00C12AFA" w:rsidP="002C4938">
            <w:pPr>
              <w:rPr>
                <w:b/>
                <w:bCs/>
                <w:sz w:val="24"/>
                <w:szCs w:val="24"/>
                <w:rtl/>
              </w:rPr>
            </w:pPr>
          </w:p>
        </w:tc>
      </w:tr>
      <w:tr w:rsidR="00C12AFA" w:rsidRPr="00180359" w14:paraId="3E00A72D" w14:textId="77777777" w:rsidTr="004363AF">
        <w:trPr>
          <w:trHeight w:val="274"/>
        </w:trPr>
        <w:tc>
          <w:tcPr>
            <w:tcW w:w="3478" w:type="dxa"/>
          </w:tcPr>
          <w:p w14:paraId="3174EB0D" w14:textId="77777777" w:rsidR="00C12AFA" w:rsidRPr="00180359" w:rsidRDefault="001433AA" w:rsidP="00E87155">
            <w:pPr>
              <w:jc w:val="center"/>
              <w:rPr>
                <w:b/>
                <w:bCs/>
                <w:sz w:val="24"/>
                <w:szCs w:val="24"/>
                <w:rtl/>
              </w:rPr>
            </w:pPr>
            <w:r w:rsidRPr="00180359">
              <w:rPr>
                <w:rFonts w:hint="cs"/>
                <w:b/>
                <w:bCs/>
                <w:sz w:val="24"/>
                <w:szCs w:val="24"/>
                <w:rtl/>
              </w:rPr>
              <w:t>83</w:t>
            </w:r>
            <w:r w:rsidR="00E87155">
              <w:rPr>
                <w:b/>
                <w:bCs/>
                <w:sz w:val="24"/>
                <w:szCs w:val="24"/>
              </w:rPr>
              <w:t>TC</w:t>
            </w:r>
          </w:p>
        </w:tc>
        <w:tc>
          <w:tcPr>
            <w:tcW w:w="3478" w:type="dxa"/>
          </w:tcPr>
          <w:p w14:paraId="6D6A1B00" w14:textId="77777777" w:rsidR="00C12AFA" w:rsidRPr="00180359" w:rsidRDefault="004363AF" w:rsidP="002C4938">
            <w:pPr>
              <w:rPr>
                <w:b/>
                <w:bCs/>
                <w:sz w:val="24"/>
                <w:szCs w:val="24"/>
                <w:rtl/>
              </w:rPr>
            </w:pPr>
            <w:r>
              <w:rPr>
                <w:rFonts w:hint="cs"/>
                <w:b/>
                <w:bCs/>
                <w:sz w:val="24"/>
                <w:szCs w:val="24"/>
                <w:rtl/>
              </w:rPr>
              <w:t>בדוק שרואים את התו שאני לוחץ עם העכבר על שדה אימייל</w:t>
            </w:r>
          </w:p>
        </w:tc>
        <w:tc>
          <w:tcPr>
            <w:tcW w:w="1267" w:type="dxa"/>
            <w:vMerge/>
          </w:tcPr>
          <w:p w14:paraId="1A9AC191" w14:textId="77777777" w:rsidR="00C12AFA" w:rsidRPr="00180359" w:rsidRDefault="00C12AFA" w:rsidP="002C4938">
            <w:pPr>
              <w:rPr>
                <w:b/>
                <w:bCs/>
                <w:sz w:val="24"/>
                <w:szCs w:val="24"/>
                <w:rtl/>
              </w:rPr>
            </w:pPr>
          </w:p>
        </w:tc>
      </w:tr>
      <w:tr w:rsidR="00C12AFA" w:rsidRPr="00180359" w14:paraId="461D3E8B" w14:textId="77777777" w:rsidTr="004363AF">
        <w:trPr>
          <w:trHeight w:val="274"/>
        </w:trPr>
        <w:tc>
          <w:tcPr>
            <w:tcW w:w="3478" w:type="dxa"/>
          </w:tcPr>
          <w:p w14:paraId="3A1A3879" w14:textId="77777777" w:rsidR="00C12AFA" w:rsidRPr="00180359" w:rsidRDefault="001433AA" w:rsidP="00E87155">
            <w:pPr>
              <w:jc w:val="center"/>
              <w:rPr>
                <w:b/>
                <w:bCs/>
                <w:sz w:val="24"/>
                <w:szCs w:val="24"/>
                <w:rtl/>
              </w:rPr>
            </w:pPr>
            <w:r w:rsidRPr="00180359">
              <w:rPr>
                <w:rFonts w:hint="cs"/>
                <w:b/>
                <w:bCs/>
                <w:sz w:val="24"/>
                <w:szCs w:val="24"/>
                <w:rtl/>
              </w:rPr>
              <w:t>84</w:t>
            </w:r>
            <w:r w:rsidR="00E87155">
              <w:rPr>
                <w:b/>
                <w:bCs/>
                <w:sz w:val="24"/>
                <w:szCs w:val="24"/>
              </w:rPr>
              <w:t>TC</w:t>
            </w:r>
          </w:p>
        </w:tc>
        <w:tc>
          <w:tcPr>
            <w:tcW w:w="3478" w:type="dxa"/>
          </w:tcPr>
          <w:p w14:paraId="1AF54C9B" w14:textId="77777777" w:rsidR="00C12AFA" w:rsidRPr="00180359" w:rsidRDefault="004363AF" w:rsidP="002C4938">
            <w:pPr>
              <w:rPr>
                <w:b/>
                <w:bCs/>
                <w:sz w:val="24"/>
                <w:szCs w:val="24"/>
                <w:rtl/>
              </w:rPr>
            </w:pPr>
            <w:r>
              <w:rPr>
                <w:rFonts w:hint="cs"/>
                <w:b/>
                <w:bCs/>
                <w:sz w:val="24"/>
                <w:szCs w:val="24"/>
                <w:rtl/>
              </w:rPr>
              <w:t xml:space="preserve">בדוק שרואים את התו שאני </w:t>
            </w:r>
            <w:proofErr w:type="spellStart"/>
            <w:r>
              <w:rPr>
                <w:rFonts w:hint="cs"/>
                <w:b/>
                <w:bCs/>
                <w:sz w:val="24"/>
                <w:szCs w:val="24"/>
                <w:rtl/>
              </w:rPr>
              <w:t>לוץ</w:t>
            </w:r>
            <w:proofErr w:type="spellEnd"/>
            <w:r>
              <w:rPr>
                <w:rFonts w:hint="cs"/>
                <w:b/>
                <w:bCs/>
                <w:sz w:val="24"/>
                <w:szCs w:val="24"/>
                <w:rtl/>
              </w:rPr>
              <w:t xml:space="preserve"> עם העכבר על שדה סיסמא</w:t>
            </w:r>
          </w:p>
        </w:tc>
        <w:tc>
          <w:tcPr>
            <w:tcW w:w="1267" w:type="dxa"/>
            <w:vMerge/>
          </w:tcPr>
          <w:p w14:paraId="4F889732" w14:textId="77777777" w:rsidR="00C12AFA" w:rsidRPr="00180359" w:rsidRDefault="00C12AFA" w:rsidP="002C4938">
            <w:pPr>
              <w:rPr>
                <w:b/>
                <w:bCs/>
                <w:sz w:val="24"/>
                <w:szCs w:val="24"/>
                <w:rtl/>
              </w:rPr>
            </w:pPr>
          </w:p>
        </w:tc>
      </w:tr>
      <w:tr w:rsidR="00C12AFA" w:rsidRPr="00180359" w14:paraId="1314C837" w14:textId="77777777" w:rsidTr="004363AF">
        <w:trPr>
          <w:trHeight w:val="274"/>
        </w:trPr>
        <w:tc>
          <w:tcPr>
            <w:tcW w:w="3478" w:type="dxa"/>
          </w:tcPr>
          <w:p w14:paraId="6AF52B1E" w14:textId="77777777" w:rsidR="00C12AFA" w:rsidRPr="00180359" w:rsidRDefault="001433AA" w:rsidP="00E87155">
            <w:pPr>
              <w:jc w:val="center"/>
              <w:rPr>
                <w:b/>
                <w:bCs/>
                <w:sz w:val="24"/>
                <w:szCs w:val="24"/>
                <w:rtl/>
              </w:rPr>
            </w:pPr>
            <w:r w:rsidRPr="00180359">
              <w:rPr>
                <w:rFonts w:hint="cs"/>
                <w:b/>
                <w:bCs/>
                <w:sz w:val="24"/>
                <w:szCs w:val="24"/>
                <w:rtl/>
              </w:rPr>
              <w:t>85</w:t>
            </w:r>
            <w:r w:rsidR="00E87155">
              <w:rPr>
                <w:b/>
                <w:bCs/>
                <w:sz w:val="24"/>
                <w:szCs w:val="24"/>
              </w:rPr>
              <w:t>TC</w:t>
            </w:r>
          </w:p>
        </w:tc>
        <w:tc>
          <w:tcPr>
            <w:tcW w:w="3478" w:type="dxa"/>
          </w:tcPr>
          <w:p w14:paraId="5A8408D2" w14:textId="77777777" w:rsidR="00C12AFA" w:rsidRPr="00180359" w:rsidRDefault="004363AF" w:rsidP="002C4938">
            <w:pPr>
              <w:rPr>
                <w:b/>
                <w:bCs/>
                <w:sz w:val="24"/>
                <w:szCs w:val="24"/>
                <w:rtl/>
              </w:rPr>
            </w:pPr>
            <w:r>
              <w:rPr>
                <w:rFonts w:hint="cs"/>
                <w:b/>
                <w:bCs/>
                <w:sz w:val="24"/>
                <w:szCs w:val="24"/>
                <w:rtl/>
              </w:rPr>
              <w:t>בדוק שכפתור שכחתי סיסמא נמצא מתחת ובמיקום נוח מהשדה של הסיסמא</w:t>
            </w:r>
          </w:p>
        </w:tc>
        <w:tc>
          <w:tcPr>
            <w:tcW w:w="1267" w:type="dxa"/>
            <w:vMerge/>
          </w:tcPr>
          <w:p w14:paraId="165341EC" w14:textId="77777777" w:rsidR="00C12AFA" w:rsidRPr="00180359" w:rsidRDefault="00C12AFA" w:rsidP="002C4938">
            <w:pPr>
              <w:rPr>
                <w:b/>
                <w:bCs/>
                <w:sz w:val="24"/>
                <w:szCs w:val="24"/>
                <w:rtl/>
              </w:rPr>
            </w:pPr>
          </w:p>
        </w:tc>
      </w:tr>
      <w:tr w:rsidR="00C12AFA" w:rsidRPr="00180359" w14:paraId="74122FD3" w14:textId="77777777" w:rsidTr="004363AF">
        <w:trPr>
          <w:trHeight w:val="274"/>
        </w:trPr>
        <w:tc>
          <w:tcPr>
            <w:tcW w:w="3478" w:type="dxa"/>
          </w:tcPr>
          <w:p w14:paraId="1F51926A" w14:textId="77777777" w:rsidR="00C12AFA" w:rsidRPr="00180359" w:rsidRDefault="001433AA" w:rsidP="00E87155">
            <w:pPr>
              <w:jc w:val="center"/>
              <w:rPr>
                <w:b/>
                <w:bCs/>
                <w:sz w:val="24"/>
                <w:szCs w:val="24"/>
                <w:rtl/>
              </w:rPr>
            </w:pPr>
            <w:r w:rsidRPr="00180359">
              <w:rPr>
                <w:rFonts w:hint="cs"/>
                <w:b/>
                <w:bCs/>
                <w:sz w:val="24"/>
                <w:szCs w:val="24"/>
                <w:rtl/>
              </w:rPr>
              <w:t>86</w:t>
            </w:r>
            <w:r w:rsidR="00E87155">
              <w:rPr>
                <w:b/>
                <w:bCs/>
                <w:sz w:val="24"/>
                <w:szCs w:val="24"/>
              </w:rPr>
              <w:t>TC</w:t>
            </w:r>
          </w:p>
        </w:tc>
        <w:tc>
          <w:tcPr>
            <w:tcW w:w="3478" w:type="dxa"/>
          </w:tcPr>
          <w:p w14:paraId="176ABB56" w14:textId="77777777" w:rsidR="00C12AFA" w:rsidRPr="00180359" w:rsidRDefault="004363AF" w:rsidP="002C4938">
            <w:pPr>
              <w:rPr>
                <w:b/>
                <w:bCs/>
                <w:sz w:val="24"/>
                <w:szCs w:val="24"/>
                <w:rtl/>
              </w:rPr>
            </w:pPr>
            <w:r>
              <w:rPr>
                <w:rFonts w:hint="cs"/>
                <w:b/>
                <w:bCs/>
                <w:sz w:val="24"/>
                <w:szCs w:val="24"/>
                <w:rtl/>
              </w:rPr>
              <w:t>בדוק שליד כל ערך רשום איזה ערך להזין( בערך של סיסמא צריך להקליד סיסמא, בערך של אימייל צריך להקליד אימייל)</w:t>
            </w:r>
          </w:p>
        </w:tc>
        <w:tc>
          <w:tcPr>
            <w:tcW w:w="1267" w:type="dxa"/>
            <w:vMerge/>
          </w:tcPr>
          <w:p w14:paraId="74A18903" w14:textId="77777777" w:rsidR="00C12AFA" w:rsidRPr="00180359" w:rsidRDefault="00C12AFA" w:rsidP="002C4938">
            <w:pPr>
              <w:rPr>
                <w:b/>
                <w:bCs/>
                <w:sz w:val="24"/>
                <w:szCs w:val="24"/>
                <w:rtl/>
              </w:rPr>
            </w:pPr>
          </w:p>
        </w:tc>
      </w:tr>
    </w:tbl>
    <w:p w14:paraId="78C195AE" w14:textId="77777777" w:rsidR="00C12AFA" w:rsidRDefault="00C12AFA" w:rsidP="00C12AFA">
      <w:pPr>
        <w:rPr>
          <w:b/>
          <w:bCs/>
          <w:sz w:val="24"/>
          <w:szCs w:val="24"/>
          <w:rtl/>
        </w:rPr>
      </w:pPr>
    </w:p>
    <w:p w14:paraId="359820EF" w14:textId="77777777" w:rsidR="004363AF" w:rsidRDefault="004363AF" w:rsidP="00C12AFA">
      <w:pPr>
        <w:rPr>
          <w:b/>
          <w:bCs/>
          <w:sz w:val="24"/>
          <w:szCs w:val="24"/>
          <w:rtl/>
        </w:rPr>
      </w:pPr>
    </w:p>
    <w:p w14:paraId="283439E2" w14:textId="77777777" w:rsidR="004363AF" w:rsidRDefault="004363AF" w:rsidP="00C12AFA">
      <w:pPr>
        <w:rPr>
          <w:b/>
          <w:bCs/>
          <w:sz w:val="24"/>
          <w:szCs w:val="24"/>
          <w:rtl/>
        </w:rPr>
      </w:pPr>
    </w:p>
    <w:p w14:paraId="769D4A65" w14:textId="77777777" w:rsidR="004363AF" w:rsidRDefault="004363AF" w:rsidP="00C12AFA">
      <w:pPr>
        <w:rPr>
          <w:b/>
          <w:bCs/>
          <w:sz w:val="24"/>
          <w:szCs w:val="24"/>
          <w:rtl/>
        </w:rPr>
      </w:pPr>
    </w:p>
    <w:p w14:paraId="0B3C06D8" w14:textId="77777777" w:rsidR="004363AF" w:rsidRDefault="004363AF" w:rsidP="00C12AFA">
      <w:pPr>
        <w:rPr>
          <w:b/>
          <w:bCs/>
          <w:sz w:val="24"/>
          <w:szCs w:val="24"/>
          <w:rtl/>
        </w:rPr>
      </w:pPr>
    </w:p>
    <w:p w14:paraId="18DF5394" w14:textId="77777777" w:rsidR="004363AF" w:rsidRDefault="004363AF" w:rsidP="00C12AFA">
      <w:pPr>
        <w:rPr>
          <w:b/>
          <w:bCs/>
          <w:sz w:val="24"/>
          <w:szCs w:val="24"/>
          <w:rtl/>
        </w:rPr>
      </w:pPr>
    </w:p>
    <w:p w14:paraId="4A9616B4" w14:textId="77777777" w:rsidR="004363AF" w:rsidRDefault="004363AF" w:rsidP="00C12AFA">
      <w:pPr>
        <w:rPr>
          <w:b/>
          <w:bCs/>
          <w:sz w:val="24"/>
          <w:szCs w:val="24"/>
          <w:rtl/>
        </w:rPr>
      </w:pPr>
    </w:p>
    <w:p w14:paraId="7AF1CB3B" w14:textId="77777777" w:rsidR="004363AF" w:rsidRDefault="004363AF" w:rsidP="00C12AFA">
      <w:pPr>
        <w:rPr>
          <w:b/>
          <w:bCs/>
          <w:sz w:val="24"/>
          <w:szCs w:val="24"/>
          <w:rtl/>
        </w:rPr>
      </w:pPr>
    </w:p>
    <w:p w14:paraId="290EA074" w14:textId="77777777" w:rsidR="004363AF" w:rsidRDefault="004363AF" w:rsidP="00C12AFA">
      <w:pPr>
        <w:rPr>
          <w:b/>
          <w:bCs/>
          <w:sz w:val="24"/>
          <w:szCs w:val="24"/>
          <w:rtl/>
        </w:rPr>
      </w:pPr>
    </w:p>
    <w:p w14:paraId="312E4C19" w14:textId="77777777" w:rsidR="004363AF" w:rsidRPr="00180359" w:rsidRDefault="004363AF" w:rsidP="00C12AFA">
      <w:pPr>
        <w:rPr>
          <w:b/>
          <w:bCs/>
          <w:sz w:val="24"/>
          <w:szCs w:val="24"/>
          <w:rtl/>
        </w:rPr>
      </w:pPr>
    </w:p>
    <w:tbl>
      <w:tblPr>
        <w:tblStyle w:val="af7"/>
        <w:tblpPr w:leftFromText="180" w:rightFromText="180" w:vertAnchor="text" w:tblpXSpec="right" w:tblpY="1"/>
        <w:tblOverlap w:val="never"/>
        <w:bidiVisual/>
        <w:tblW w:w="0" w:type="auto"/>
        <w:tblLook w:val="04A0" w:firstRow="1" w:lastRow="0" w:firstColumn="1" w:lastColumn="0" w:noHBand="0" w:noVBand="1"/>
      </w:tblPr>
      <w:tblGrid>
        <w:gridCol w:w="3478"/>
        <w:gridCol w:w="3478"/>
        <w:gridCol w:w="1267"/>
      </w:tblGrid>
      <w:tr w:rsidR="00C12AFA" w:rsidRPr="00180359" w14:paraId="2B1647B3" w14:textId="77777777" w:rsidTr="002C4938">
        <w:trPr>
          <w:trHeight w:val="274"/>
        </w:trPr>
        <w:tc>
          <w:tcPr>
            <w:tcW w:w="3478" w:type="dxa"/>
          </w:tcPr>
          <w:p w14:paraId="582A1945" w14:textId="77777777" w:rsidR="00C12AFA" w:rsidRPr="00180359" w:rsidRDefault="00C12AFA" w:rsidP="002C4938">
            <w:pPr>
              <w:rPr>
                <w:b/>
                <w:bCs/>
                <w:sz w:val="36"/>
                <w:szCs w:val="36"/>
                <w:rtl/>
              </w:rPr>
            </w:pPr>
            <w:r w:rsidRPr="00180359">
              <w:rPr>
                <w:rFonts w:hint="cs"/>
                <w:b/>
                <w:bCs/>
                <w:sz w:val="36"/>
                <w:szCs w:val="36"/>
                <w:rtl/>
              </w:rPr>
              <w:t>מספר בדיקה</w:t>
            </w:r>
          </w:p>
        </w:tc>
        <w:tc>
          <w:tcPr>
            <w:tcW w:w="3478" w:type="dxa"/>
          </w:tcPr>
          <w:p w14:paraId="62186320" w14:textId="77777777" w:rsidR="00C12AFA" w:rsidRPr="00180359" w:rsidRDefault="00C12AFA" w:rsidP="002C4938">
            <w:pPr>
              <w:rPr>
                <w:b/>
                <w:bCs/>
                <w:sz w:val="36"/>
                <w:szCs w:val="36"/>
                <w:rtl/>
              </w:rPr>
            </w:pPr>
            <w:r w:rsidRPr="00180359">
              <w:rPr>
                <w:rFonts w:hint="cs"/>
                <w:b/>
                <w:bCs/>
                <w:sz w:val="36"/>
                <w:szCs w:val="36"/>
                <w:rtl/>
              </w:rPr>
              <w:t>מקרי בדיקה</w:t>
            </w:r>
          </w:p>
        </w:tc>
        <w:tc>
          <w:tcPr>
            <w:tcW w:w="1100" w:type="dxa"/>
            <w:vMerge w:val="restart"/>
          </w:tcPr>
          <w:p w14:paraId="5C9FB484" w14:textId="77777777" w:rsidR="004363AF" w:rsidRDefault="004363AF" w:rsidP="002C4938">
            <w:pPr>
              <w:rPr>
                <w:b/>
                <w:bCs/>
                <w:sz w:val="36"/>
                <w:szCs w:val="36"/>
                <w:rtl/>
              </w:rPr>
            </w:pPr>
          </w:p>
          <w:p w14:paraId="75DD0963" w14:textId="77777777" w:rsidR="004363AF" w:rsidRDefault="004363AF" w:rsidP="002C4938">
            <w:pPr>
              <w:rPr>
                <w:b/>
                <w:bCs/>
                <w:sz w:val="36"/>
                <w:szCs w:val="36"/>
                <w:rtl/>
              </w:rPr>
            </w:pPr>
          </w:p>
          <w:p w14:paraId="3BBE0836" w14:textId="77777777" w:rsidR="004363AF" w:rsidRDefault="004363AF" w:rsidP="002C4938">
            <w:pPr>
              <w:rPr>
                <w:b/>
                <w:bCs/>
                <w:sz w:val="36"/>
                <w:szCs w:val="36"/>
                <w:rtl/>
              </w:rPr>
            </w:pPr>
          </w:p>
          <w:p w14:paraId="044DD32B" w14:textId="77777777" w:rsidR="004363AF" w:rsidRDefault="004363AF" w:rsidP="002C4938">
            <w:pPr>
              <w:rPr>
                <w:b/>
                <w:bCs/>
                <w:sz w:val="36"/>
                <w:szCs w:val="36"/>
                <w:rtl/>
              </w:rPr>
            </w:pPr>
          </w:p>
          <w:p w14:paraId="38AABA0A" w14:textId="77777777" w:rsidR="00464C39" w:rsidRDefault="00464C39" w:rsidP="002C4938">
            <w:pPr>
              <w:rPr>
                <w:b/>
                <w:bCs/>
                <w:sz w:val="36"/>
                <w:szCs w:val="36"/>
                <w:rtl/>
              </w:rPr>
            </w:pPr>
          </w:p>
          <w:p w14:paraId="08AFEBED" w14:textId="77777777" w:rsidR="00464C39" w:rsidRDefault="00464C39" w:rsidP="002C4938">
            <w:pPr>
              <w:rPr>
                <w:b/>
                <w:bCs/>
                <w:sz w:val="36"/>
                <w:szCs w:val="36"/>
                <w:rtl/>
              </w:rPr>
            </w:pPr>
          </w:p>
          <w:p w14:paraId="5FFA91DA" w14:textId="77777777" w:rsidR="00464C39" w:rsidRDefault="00464C39" w:rsidP="002C4938">
            <w:pPr>
              <w:rPr>
                <w:b/>
                <w:bCs/>
                <w:sz w:val="36"/>
                <w:szCs w:val="36"/>
                <w:rtl/>
              </w:rPr>
            </w:pPr>
          </w:p>
          <w:p w14:paraId="2ABA3F39" w14:textId="77777777" w:rsidR="00464C39" w:rsidRDefault="00464C39" w:rsidP="002C4938">
            <w:pPr>
              <w:rPr>
                <w:b/>
                <w:bCs/>
                <w:sz w:val="36"/>
                <w:szCs w:val="36"/>
                <w:rtl/>
              </w:rPr>
            </w:pPr>
          </w:p>
          <w:p w14:paraId="46183E2E" w14:textId="77777777" w:rsidR="00C12AFA" w:rsidRPr="00180359" w:rsidRDefault="007E1DE8" w:rsidP="002C4938">
            <w:pPr>
              <w:rPr>
                <w:b/>
                <w:bCs/>
                <w:sz w:val="36"/>
                <w:szCs w:val="36"/>
                <w:rtl/>
              </w:rPr>
            </w:pPr>
            <w:r w:rsidRPr="00180359">
              <w:rPr>
                <w:rFonts w:hint="cs"/>
                <w:b/>
                <w:bCs/>
                <w:sz w:val="36"/>
                <w:szCs w:val="36"/>
                <w:rtl/>
              </w:rPr>
              <w:t xml:space="preserve">בדיקות </w:t>
            </w:r>
            <w:r w:rsidRPr="00180359">
              <w:rPr>
                <w:b/>
                <w:bCs/>
                <w:sz w:val="36"/>
                <w:szCs w:val="36"/>
              </w:rPr>
              <w:t>UI</w:t>
            </w:r>
          </w:p>
        </w:tc>
      </w:tr>
      <w:tr w:rsidR="00C12AFA" w:rsidRPr="00180359" w14:paraId="699A564F" w14:textId="77777777" w:rsidTr="002C4938">
        <w:trPr>
          <w:trHeight w:val="274"/>
        </w:trPr>
        <w:tc>
          <w:tcPr>
            <w:tcW w:w="3478" w:type="dxa"/>
          </w:tcPr>
          <w:p w14:paraId="10C96177" w14:textId="77777777" w:rsidR="00C12AFA" w:rsidRPr="00180359" w:rsidRDefault="00874C59" w:rsidP="00E87155">
            <w:pPr>
              <w:jc w:val="center"/>
              <w:rPr>
                <w:b/>
                <w:bCs/>
                <w:sz w:val="24"/>
                <w:szCs w:val="24"/>
                <w:rtl/>
              </w:rPr>
            </w:pPr>
            <w:r w:rsidRPr="00180359">
              <w:rPr>
                <w:rFonts w:hint="cs"/>
                <w:b/>
                <w:bCs/>
                <w:sz w:val="24"/>
                <w:szCs w:val="24"/>
                <w:rtl/>
              </w:rPr>
              <w:t>88</w:t>
            </w:r>
            <w:r w:rsidR="00E87155">
              <w:rPr>
                <w:b/>
                <w:bCs/>
                <w:sz w:val="24"/>
                <w:szCs w:val="24"/>
              </w:rPr>
              <w:t>TC</w:t>
            </w:r>
          </w:p>
        </w:tc>
        <w:tc>
          <w:tcPr>
            <w:tcW w:w="3478" w:type="dxa"/>
          </w:tcPr>
          <w:p w14:paraId="18ACD7FE" w14:textId="77777777" w:rsidR="00C12AFA" w:rsidRPr="00180359" w:rsidRDefault="00D05401" w:rsidP="002C4938">
            <w:pPr>
              <w:rPr>
                <w:b/>
                <w:bCs/>
                <w:sz w:val="24"/>
                <w:szCs w:val="24"/>
              </w:rPr>
            </w:pPr>
            <w:r>
              <w:rPr>
                <w:rFonts w:hint="cs"/>
                <w:b/>
                <w:bCs/>
                <w:sz w:val="24"/>
                <w:szCs w:val="24"/>
                <w:rtl/>
              </w:rPr>
              <w:t xml:space="preserve">בדוק שכפתור אימייל קריא וברור </w:t>
            </w:r>
          </w:p>
        </w:tc>
        <w:tc>
          <w:tcPr>
            <w:tcW w:w="1100" w:type="dxa"/>
            <w:vMerge/>
          </w:tcPr>
          <w:p w14:paraId="39E6E2DF" w14:textId="77777777" w:rsidR="00C12AFA" w:rsidRPr="00180359" w:rsidRDefault="00C12AFA" w:rsidP="002C4938">
            <w:pPr>
              <w:rPr>
                <w:b/>
                <w:bCs/>
                <w:sz w:val="24"/>
                <w:szCs w:val="24"/>
                <w:rtl/>
              </w:rPr>
            </w:pPr>
          </w:p>
        </w:tc>
      </w:tr>
      <w:tr w:rsidR="00C12AFA" w:rsidRPr="00180359" w14:paraId="38258C9C" w14:textId="77777777" w:rsidTr="002C4938">
        <w:trPr>
          <w:trHeight w:val="274"/>
        </w:trPr>
        <w:tc>
          <w:tcPr>
            <w:tcW w:w="3478" w:type="dxa"/>
          </w:tcPr>
          <w:p w14:paraId="60EDF19C" w14:textId="77777777" w:rsidR="00C12AFA" w:rsidRPr="00180359" w:rsidRDefault="00874C59" w:rsidP="00E87155">
            <w:pPr>
              <w:jc w:val="center"/>
              <w:rPr>
                <w:b/>
                <w:bCs/>
                <w:sz w:val="24"/>
                <w:szCs w:val="24"/>
                <w:rtl/>
              </w:rPr>
            </w:pPr>
            <w:r w:rsidRPr="00180359">
              <w:rPr>
                <w:rFonts w:hint="cs"/>
                <w:b/>
                <w:bCs/>
                <w:sz w:val="24"/>
                <w:szCs w:val="24"/>
                <w:rtl/>
              </w:rPr>
              <w:t>89</w:t>
            </w:r>
            <w:r w:rsidR="00E87155">
              <w:rPr>
                <w:b/>
                <w:bCs/>
                <w:sz w:val="24"/>
                <w:szCs w:val="24"/>
              </w:rPr>
              <w:t>TC</w:t>
            </w:r>
          </w:p>
        </w:tc>
        <w:tc>
          <w:tcPr>
            <w:tcW w:w="3478" w:type="dxa"/>
          </w:tcPr>
          <w:p w14:paraId="235AD081" w14:textId="77777777" w:rsidR="00C12AFA" w:rsidRPr="00180359" w:rsidRDefault="00D05401" w:rsidP="002C4938">
            <w:pPr>
              <w:rPr>
                <w:b/>
                <w:bCs/>
                <w:sz w:val="24"/>
                <w:szCs w:val="24"/>
                <w:rtl/>
              </w:rPr>
            </w:pPr>
            <w:r>
              <w:rPr>
                <w:rFonts w:hint="cs"/>
                <w:b/>
                <w:bCs/>
                <w:sz w:val="24"/>
                <w:szCs w:val="24"/>
                <w:rtl/>
              </w:rPr>
              <w:t>בדוק שכפור סיסמא קריא וברור</w:t>
            </w:r>
          </w:p>
        </w:tc>
        <w:tc>
          <w:tcPr>
            <w:tcW w:w="1100" w:type="dxa"/>
            <w:vMerge/>
          </w:tcPr>
          <w:p w14:paraId="6DFDAEBD" w14:textId="77777777" w:rsidR="00C12AFA" w:rsidRPr="00180359" w:rsidRDefault="00C12AFA" w:rsidP="002C4938">
            <w:pPr>
              <w:rPr>
                <w:b/>
                <w:bCs/>
                <w:sz w:val="24"/>
                <w:szCs w:val="24"/>
                <w:rtl/>
              </w:rPr>
            </w:pPr>
          </w:p>
        </w:tc>
      </w:tr>
      <w:tr w:rsidR="00C12AFA" w:rsidRPr="00180359" w14:paraId="21E056C7" w14:textId="77777777" w:rsidTr="002C4938">
        <w:trPr>
          <w:trHeight w:val="286"/>
        </w:trPr>
        <w:tc>
          <w:tcPr>
            <w:tcW w:w="3478" w:type="dxa"/>
          </w:tcPr>
          <w:p w14:paraId="13901192" w14:textId="77777777" w:rsidR="00C12AFA" w:rsidRPr="00180359" w:rsidRDefault="00874C59" w:rsidP="00E87155">
            <w:pPr>
              <w:jc w:val="center"/>
              <w:rPr>
                <w:b/>
                <w:bCs/>
                <w:sz w:val="24"/>
                <w:szCs w:val="24"/>
                <w:rtl/>
              </w:rPr>
            </w:pPr>
            <w:r w:rsidRPr="00180359">
              <w:rPr>
                <w:rFonts w:hint="cs"/>
                <w:b/>
                <w:bCs/>
                <w:sz w:val="24"/>
                <w:szCs w:val="24"/>
                <w:rtl/>
              </w:rPr>
              <w:t>90</w:t>
            </w:r>
            <w:r w:rsidR="00E87155">
              <w:rPr>
                <w:b/>
                <w:bCs/>
                <w:sz w:val="24"/>
                <w:szCs w:val="24"/>
              </w:rPr>
              <w:t>TC</w:t>
            </w:r>
          </w:p>
        </w:tc>
        <w:tc>
          <w:tcPr>
            <w:tcW w:w="3478" w:type="dxa"/>
          </w:tcPr>
          <w:p w14:paraId="18FEB9CD" w14:textId="77777777" w:rsidR="00C12AFA" w:rsidRPr="00180359" w:rsidRDefault="00D05401" w:rsidP="002C4938">
            <w:pPr>
              <w:rPr>
                <w:b/>
                <w:bCs/>
                <w:sz w:val="24"/>
                <w:szCs w:val="24"/>
                <w:rtl/>
              </w:rPr>
            </w:pPr>
            <w:r>
              <w:rPr>
                <w:rFonts w:hint="cs"/>
                <w:b/>
                <w:bCs/>
                <w:sz w:val="24"/>
                <w:szCs w:val="24"/>
                <w:rtl/>
              </w:rPr>
              <w:t>בדוק רקע של האתר שאין ניגודיות בצבעים</w:t>
            </w:r>
          </w:p>
        </w:tc>
        <w:tc>
          <w:tcPr>
            <w:tcW w:w="1100" w:type="dxa"/>
            <w:vMerge/>
          </w:tcPr>
          <w:p w14:paraId="7F2AA3F1" w14:textId="77777777" w:rsidR="00C12AFA" w:rsidRPr="00180359" w:rsidRDefault="00C12AFA" w:rsidP="002C4938">
            <w:pPr>
              <w:rPr>
                <w:b/>
                <w:bCs/>
                <w:sz w:val="24"/>
                <w:szCs w:val="24"/>
                <w:rtl/>
              </w:rPr>
            </w:pPr>
          </w:p>
        </w:tc>
      </w:tr>
      <w:tr w:rsidR="00C12AFA" w:rsidRPr="00180359" w14:paraId="54C27EA2" w14:textId="77777777" w:rsidTr="002C4938">
        <w:trPr>
          <w:trHeight w:val="274"/>
        </w:trPr>
        <w:tc>
          <w:tcPr>
            <w:tcW w:w="3478" w:type="dxa"/>
          </w:tcPr>
          <w:p w14:paraId="366DDE72" w14:textId="77777777" w:rsidR="00C12AFA" w:rsidRPr="00180359" w:rsidRDefault="00874C59" w:rsidP="00E87155">
            <w:pPr>
              <w:jc w:val="center"/>
              <w:rPr>
                <w:b/>
                <w:bCs/>
                <w:sz w:val="24"/>
                <w:szCs w:val="24"/>
                <w:rtl/>
              </w:rPr>
            </w:pPr>
            <w:r w:rsidRPr="00180359">
              <w:rPr>
                <w:rFonts w:hint="cs"/>
                <w:b/>
                <w:bCs/>
                <w:sz w:val="24"/>
                <w:szCs w:val="24"/>
                <w:rtl/>
              </w:rPr>
              <w:t>91</w:t>
            </w:r>
            <w:r w:rsidR="00E87155">
              <w:rPr>
                <w:b/>
                <w:bCs/>
                <w:sz w:val="24"/>
                <w:szCs w:val="24"/>
              </w:rPr>
              <w:t>TC</w:t>
            </w:r>
          </w:p>
        </w:tc>
        <w:tc>
          <w:tcPr>
            <w:tcW w:w="3478" w:type="dxa"/>
          </w:tcPr>
          <w:p w14:paraId="2FFB8033" w14:textId="77777777" w:rsidR="00C12AFA" w:rsidRPr="00180359" w:rsidRDefault="00D05401" w:rsidP="002C4938">
            <w:pPr>
              <w:rPr>
                <w:b/>
                <w:bCs/>
                <w:sz w:val="24"/>
                <w:szCs w:val="24"/>
                <w:rtl/>
              </w:rPr>
            </w:pPr>
            <w:r>
              <w:rPr>
                <w:rFonts w:hint="cs"/>
                <w:b/>
                <w:bCs/>
                <w:sz w:val="24"/>
                <w:szCs w:val="24"/>
                <w:rtl/>
              </w:rPr>
              <w:t>בדוק שכפתור שכחתי סיסמא בולט ונגיש</w:t>
            </w:r>
          </w:p>
        </w:tc>
        <w:tc>
          <w:tcPr>
            <w:tcW w:w="1100" w:type="dxa"/>
            <w:vMerge/>
          </w:tcPr>
          <w:p w14:paraId="5E71F4A0" w14:textId="77777777" w:rsidR="00C12AFA" w:rsidRPr="00180359" w:rsidRDefault="00C12AFA" w:rsidP="002C4938">
            <w:pPr>
              <w:rPr>
                <w:b/>
                <w:bCs/>
                <w:sz w:val="24"/>
                <w:szCs w:val="24"/>
                <w:rtl/>
              </w:rPr>
            </w:pPr>
          </w:p>
        </w:tc>
      </w:tr>
      <w:tr w:rsidR="00C12AFA" w:rsidRPr="00180359" w14:paraId="01A78032" w14:textId="77777777" w:rsidTr="002C4938">
        <w:trPr>
          <w:trHeight w:val="274"/>
        </w:trPr>
        <w:tc>
          <w:tcPr>
            <w:tcW w:w="3478" w:type="dxa"/>
          </w:tcPr>
          <w:p w14:paraId="4480E4E4" w14:textId="77777777" w:rsidR="00C12AFA" w:rsidRPr="00180359" w:rsidRDefault="00874C59" w:rsidP="00E87155">
            <w:pPr>
              <w:jc w:val="center"/>
              <w:rPr>
                <w:b/>
                <w:bCs/>
                <w:sz w:val="24"/>
                <w:szCs w:val="24"/>
                <w:rtl/>
              </w:rPr>
            </w:pPr>
            <w:r w:rsidRPr="00180359">
              <w:rPr>
                <w:rFonts w:hint="cs"/>
                <w:b/>
                <w:bCs/>
                <w:sz w:val="24"/>
                <w:szCs w:val="24"/>
                <w:rtl/>
              </w:rPr>
              <w:t>92</w:t>
            </w:r>
            <w:r w:rsidR="00E87155">
              <w:rPr>
                <w:b/>
                <w:bCs/>
                <w:sz w:val="24"/>
                <w:szCs w:val="24"/>
              </w:rPr>
              <w:t>TC</w:t>
            </w:r>
          </w:p>
        </w:tc>
        <w:tc>
          <w:tcPr>
            <w:tcW w:w="3478" w:type="dxa"/>
          </w:tcPr>
          <w:p w14:paraId="1FD9E914" w14:textId="77777777" w:rsidR="00C12AFA" w:rsidRPr="00180359" w:rsidRDefault="00D05401" w:rsidP="002C4938">
            <w:pPr>
              <w:rPr>
                <w:b/>
                <w:bCs/>
                <w:sz w:val="24"/>
                <w:szCs w:val="24"/>
                <w:rtl/>
              </w:rPr>
            </w:pPr>
            <w:r>
              <w:rPr>
                <w:rFonts w:hint="cs"/>
                <w:b/>
                <w:bCs/>
                <w:sz w:val="24"/>
                <w:szCs w:val="24"/>
                <w:rtl/>
              </w:rPr>
              <w:t>בדוק שכפתור כניסה בולט וקריא</w:t>
            </w:r>
          </w:p>
        </w:tc>
        <w:tc>
          <w:tcPr>
            <w:tcW w:w="1100" w:type="dxa"/>
            <w:vMerge/>
          </w:tcPr>
          <w:p w14:paraId="05CF6D79" w14:textId="77777777" w:rsidR="00C12AFA" w:rsidRPr="00180359" w:rsidRDefault="00C12AFA" w:rsidP="002C4938">
            <w:pPr>
              <w:rPr>
                <w:b/>
                <w:bCs/>
                <w:sz w:val="24"/>
                <w:szCs w:val="24"/>
                <w:rtl/>
              </w:rPr>
            </w:pPr>
          </w:p>
        </w:tc>
      </w:tr>
      <w:tr w:rsidR="00C12AFA" w:rsidRPr="00180359" w14:paraId="3ECE94BF" w14:textId="77777777" w:rsidTr="002C4938">
        <w:trPr>
          <w:trHeight w:val="274"/>
        </w:trPr>
        <w:tc>
          <w:tcPr>
            <w:tcW w:w="3478" w:type="dxa"/>
          </w:tcPr>
          <w:p w14:paraId="11EDAB59" w14:textId="77777777" w:rsidR="00C12AFA" w:rsidRPr="00180359" w:rsidRDefault="00874C59" w:rsidP="00E87155">
            <w:pPr>
              <w:jc w:val="center"/>
              <w:rPr>
                <w:b/>
                <w:bCs/>
                <w:sz w:val="24"/>
                <w:szCs w:val="24"/>
                <w:rtl/>
              </w:rPr>
            </w:pPr>
            <w:r w:rsidRPr="00180359">
              <w:rPr>
                <w:rFonts w:hint="cs"/>
                <w:b/>
                <w:bCs/>
                <w:sz w:val="24"/>
                <w:szCs w:val="24"/>
                <w:rtl/>
              </w:rPr>
              <w:t>93</w:t>
            </w:r>
            <w:r w:rsidR="00E87155">
              <w:rPr>
                <w:b/>
                <w:bCs/>
                <w:sz w:val="24"/>
                <w:szCs w:val="24"/>
              </w:rPr>
              <w:t>TC</w:t>
            </w:r>
          </w:p>
        </w:tc>
        <w:tc>
          <w:tcPr>
            <w:tcW w:w="3478" w:type="dxa"/>
          </w:tcPr>
          <w:p w14:paraId="65D33D1D" w14:textId="77777777" w:rsidR="00C12AFA" w:rsidRDefault="00D05401" w:rsidP="002C4938">
            <w:pPr>
              <w:rPr>
                <w:b/>
                <w:bCs/>
                <w:sz w:val="24"/>
                <w:szCs w:val="24"/>
                <w:rtl/>
              </w:rPr>
            </w:pPr>
            <w:r>
              <w:rPr>
                <w:rFonts w:hint="cs"/>
                <w:b/>
                <w:bCs/>
                <w:sz w:val="24"/>
                <w:szCs w:val="24"/>
                <w:rtl/>
              </w:rPr>
              <w:t xml:space="preserve">בדוק כפתור כניסה בולט וקריא </w:t>
            </w:r>
            <w:proofErr w:type="spellStart"/>
            <w:r>
              <w:rPr>
                <w:rFonts w:hint="cs"/>
                <w:b/>
                <w:bCs/>
                <w:sz w:val="24"/>
                <w:szCs w:val="24"/>
                <w:rtl/>
              </w:rPr>
              <w:t>בטאבלט</w:t>
            </w:r>
            <w:proofErr w:type="spellEnd"/>
          </w:p>
          <w:p w14:paraId="73DC6753" w14:textId="77777777" w:rsidR="00D05401" w:rsidRPr="00180359" w:rsidRDefault="00D05401" w:rsidP="002C4938">
            <w:pPr>
              <w:rPr>
                <w:b/>
                <w:bCs/>
                <w:sz w:val="24"/>
                <w:szCs w:val="24"/>
                <w:rtl/>
              </w:rPr>
            </w:pPr>
          </w:p>
        </w:tc>
        <w:tc>
          <w:tcPr>
            <w:tcW w:w="1100" w:type="dxa"/>
            <w:vMerge/>
          </w:tcPr>
          <w:p w14:paraId="6974BEF4" w14:textId="77777777" w:rsidR="00C12AFA" w:rsidRPr="00180359" w:rsidRDefault="00C12AFA" w:rsidP="002C4938">
            <w:pPr>
              <w:rPr>
                <w:b/>
                <w:bCs/>
                <w:sz w:val="24"/>
                <w:szCs w:val="24"/>
                <w:rtl/>
              </w:rPr>
            </w:pPr>
          </w:p>
        </w:tc>
      </w:tr>
      <w:tr w:rsidR="00C12AFA" w:rsidRPr="00180359" w14:paraId="5316CEB5" w14:textId="77777777" w:rsidTr="002C4938">
        <w:trPr>
          <w:trHeight w:val="274"/>
        </w:trPr>
        <w:tc>
          <w:tcPr>
            <w:tcW w:w="3478" w:type="dxa"/>
          </w:tcPr>
          <w:p w14:paraId="162D31C4" w14:textId="77777777" w:rsidR="00C12AFA" w:rsidRPr="00180359" w:rsidRDefault="00874C59" w:rsidP="00E87155">
            <w:pPr>
              <w:jc w:val="center"/>
              <w:rPr>
                <w:b/>
                <w:bCs/>
                <w:sz w:val="24"/>
                <w:szCs w:val="24"/>
                <w:rtl/>
              </w:rPr>
            </w:pPr>
            <w:r w:rsidRPr="00180359">
              <w:rPr>
                <w:rFonts w:hint="cs"/>
                <w:b/>
                <w:bCs/>
                <w:sz w:val="24"/>
                <w:szCs w:val="24"/>
                <w:rtl/>
              </w:rPr>
              <w:t>94</w:t>
            </w:r>
            <w:r w:rsidR="00E87155">
              <w:rPr>
                <w:b/>
                <w:bCs/>
                <w:sz w:val="24"/>
                <w:szCs w:val="24"/>
              </w:rPr>
              <w:t>TC</w:t>
            </w:r>
          </w:p>
        </w:tc>
        <w:tc>
          <w:tcPr>
            <w:tcW w:w="3478" w:type="dxa"/>
          </w:tcPr>
          <w:p w14:paraId="5EDADF87" w14:textId="77777777" w:rsidR="00C12AFA" w:rsidRPr="00180359" w:rsidRDefault="00D05401" w:rsidP="002C4938">
            <w:pPr>
              <w:rPr>
                <w:b/>
                <w:bCs/>
                <w:sz w:val="24"/>
                <w:szCs w:val="24"/>
                <w:rtl/>
              </w:rPr>
            </w:pPr>
            <w:r>
              <w:rPr>
                <w:rFonts w:hint="cs"/>
                <w:b/>
                <w:bCs/>
                <w:sz w:val="24"/>
                <w:szCs w:val="24"/>
                <w:rtl/>
              </w:rPr>
              <w:t xml:space="preserve">בדוק שכפתור אימייל קריא ובולט </w:t>
            </w:r>
            <w:proofErr w:type="spellStart"/>
            <w:r>
              <w:rPr>
                <w:rFonts w:hint="cs"/>
                <w:b/>
                <w:bCs/>
                <w:sz w:val="24"/>
                <w:szCs w:val="24"/>
                <w:rtl/>
              </w:rPr>
              <w:t>בטאבלט</w:t>
            </w:r>
            <w:proofErr w:type="spellEnd"/>
          </w:p>
        </w:tc>
        <w:tc>
          <w:tcPr>
            <w:tcW w:w="1100" w:type="dxa"/>
            <w:vMerge/>
          </w:tcPr>
          <w:p w14:paraId="0DBE2825" w14:textId="77777777" w:rsidR="00C12AFA" w:rsidRPr="00180359" w:rsidRDefault="00C12AFA" w:rsidP="002C4938">
            <w:pPr>
              <w:rPr>
                <w:b/>
                <w:bCs/>
                <w:sz w:val="24"/>
                <w:szCs w:val="24"/>
                <w:rtl/>
              </w:rPr>
            </w:pPr>
          </w:p>
        </w:tc>
      </w:tr>
      <w:tr w:rsidR="00C12AFA" w:rsidRPr="00180359" w14:paraId="2C2CBFEE" w14:textId="77777777" w:rsidTr="002C4938">
        <w:trPr>
          <w:trHeight w:val="274"/>
        </w:trPr>
        <w:tc>
          <w:tcPr>
            <w:tcW w:w="3478" w:type="dxa"/>
          </w:tcPr>
          <w:p w14:paraId="2D04E998" w14:textId="77777777" w:rsidR="00C12AFA" w:rsidRPr="00180359" w:rsidRDefault="00874C59" w:rsidP="00E87155">
            <w:pPr>
              <w:jc w:val="center"/>
              <w:rPr>
                <w:b/>
                <w:bCs/>
                <w:sz w:val="24"/>
                <w:szCs w:val="24"/>
                <w:rtl/>
              </w:rPr>
            </w:pPr>
            <w:r w:rsidRPr="00180359">
              <w:rPr>
                <w:rFonts w:hint="cs"/>
                <w:b/>
                <w:bCs/>
                <w:sz w:val="24"/>
                <w:szCs w:val="24"/>
                <w:rtl/>
              </w:rPr>
              <w:t>95</w:t>
            </w:r>
            <w:r w:rsidR="00E87155">
              <w:rPr>
                <w:b/>
                <w:bCs/>
                <w:sz w:val="24"/>
                <w:szCs w:val="24"/>
              </w:rPr>
              <w:t>TC</w:t>
            </w:r>
          </w:p>
        </w:tc>
        <w:tc>
          <w:tcPr>
            <w:tcW w:w="3478" w:type="dxa"/>
          </w:tcPr>
          <w:p w14:paraId="30823F04" w14:textId="77777777" w:rsidR="00C12AFA" w:rsidRPr="00180359" w:rsidRDefault="00D05401" w:rsidP="002C4938">
            <w:pPr>
              <w:rPr>
                <w:b/>
                <w:bCs/>
                <w:sz w:val="24"/>
                <w:szCs w:val="24"/>
                <w:rtl/>
              </w:rPr>
            </w:pPr>
            <w:r>
              <w:rPr>
                <w:rFonts w:hint="cs"/>
                <w:b/>
                <w:bCs/>
                <w:sz w:val="24"/>
                <w:szCs w:val="24"/>
                <w:rtl/>
              </w:rPr>
              <w:t xml:space="preserve">בדוק שכפתור סיסמא </w:t>
            </w:r>
            <w:proofErr w:type="spellStart"/>
            <w:r>
              <w:rPr>
                <w:rFonts w:hint="cs"/>
                <w:b/>
                <w:bCs/>
                <w:sz w:val="24"/>
                <w:szCs w:val="24"/>
                <w:rtl/>
              </w:rPr>
              <w:t>קירא</w:t>
            </w:r>
            <w:proofErr w:type="spellEnd"/>
            <w:r>
              <w:rPr>
                <w:rFonts w:hint="cs"/>
                <w:b/>
                <w:bCs/>
                <w:sz w:val="24"/>
                <w:szCs w:val="24"/>
                <w:rtl/>
              </w:rPr>
              <w:t xml:space="preserve"> ובולט </w:t>
            </w:r>
            <w:proofErr w:type="spellStart"/>
            <w:r>
              <w:rPr>
                <w:rFonts w:hint="cs"/>
                <w:b/>
                <w:bCs/>
                <w:sz w:val="24"/>
                <w:szCs w:val="24"/>
                <w:rtl/>
              </w:rPr>
              <w:t>בטאבלט</w:t>
            </w:r>
            <w:proofErr w:type="spellEnd"/>
          </w:p>
        </w:tc>
        <w:tc>
          <w:tcPr>
            <w:tcW w:w="1100" w:type="dxa"/>
            <w:vMerge/>
          </w:tcPr>
          <w:p w14:paraId="0FB84B48" w14:textId="77777777" w:rsidR="00C12AFA" w:rsidRPr="00180359" w:rsidRDefault="00C12AFA" w:rsidP="002C4938">
            <w:pPr>
              <w:rPr>
                <w:b/>
                <w:bCs/>
                <w:sz w:val="24"/>
                <w:szCs w:val="24"/>
                <w:rtl/>
              </w:rPr>
            </w:pPr>
          </w:p>
        </w:tc>
      </w:tr>
      <w:tr w:rsidR="00C12AFA" w:rsidRPr="00180359" w14:paraId="69A48130" w14:textId="77777777" w:rsidTr="002C4938">
        <w:trPr>
          <w:trHeight w:val="274"/>
        </w:trPr>
        <w:tc>
          <w:tcPr>
            <w:tcW w:w="3478" w:type="dxa"/>
          </w:tcPr>
          <w:p w14:paraId="4BCBDED5" w14:textId="77777777" w:rsidR="00C12AFA" w:rsidRPr="00180359" w:rsidRDefault="00874C59" w:rsidP="00E87155">
            <w:pPr>
              <w:jc w:val="center"/>
              <w:rPr>
                <w:b/>
                <w:bCs/>
                <w:sz w:val="24"/>
                <w:szCs w:val="24"/>
                <w:rtl/>
              </w:rPr>
            </w:pPr>
            <w:r w:rsidRPr="00180359">
              <w:rPr>
                <w:rFonts w:hint="cs"/>
                <w:b/>
                <w:bCs/>
                <w:sz w:val="24"/>
                <w:szCs w:val="24"/>
                <w:rtl/>
              </w:rPr>
              <w:t>96</w:t>
            </w:r>
            <w:r w:rsidR="00E87155">
              <w:rPr>
                <w:b/>
                <w:bCs/>
                <w:sz w:val="24"/>
                <w:szCs w:val="24"/>
              </w:rPr>
              <w:t>TC</w:t>
            </w:r>
          </w:p>
        </w:tc>
        <w:tc>
          <w:tcPr>
            <w:tcW w:w="3478" w:type="dxa"/>
          </w:tcPr>
          <w:p w14:paraId="67307542" w14:textId="77777777" w:rsidR="00C12AFA" w:rsidRPr="00180359" w:rsidRDefault="00D05401" w:rsidP="002C4938">
            <w:pPr>
              <w:rPr>
                <w:b/>
                <w:bCs/>
                <w:sz w:val="24"/>
                <w:szCs w:val="24"/>
                <w:rtl/>
              </w:rPr>
            </w:pPr>
            <w:r>
              <w:rPr>
                <w:rFonts w:hint="cs"/>
                <w:b/>
                <w:bCs/>
                <w:sz w:val="24"/>
                <w:szCs w:val="24"/>
                <w:rtl/>
              </w:rPr>
              <w:t>בדוק כפתור כניסה קריא ובולט בטלפון אנדרואיד</w:t>
            </w:r>
          </w:p>
        </w:tc>
        <w:tc>
          <w:tcPr>
            <w:tcW w:w="1100" w:type="dxa"/>
            <w:vMerge/>
          </w:tcPr>
          <w:p w14:paraId="490F43B0" w14:textId="77777777" w:rsidR="00C12AFA" w:rsidRPr="00180359" w:rsidRDefault="00C12AFA" w:rsidP="002C4938">
            <w:pPr>
              <w:rPr>
                <w:b/>
                <w:bCs/>
                <w:sz w:val="24"/>
                <w:szCs w:val="24"/>
                <w:rtl/>
              </w:rPr>
            </w:pPr>
          </w:p>
        </w:tc>
      </w:tr>
      <w:tr w:rsidR="00C12AFA" w:rsidRPr="00180359" w14:paraId="579F9569" w14:textId="77777777" w:rsidTr="002C4938">
        <w:trPr>
          <w:trHeight w:val="274"/>
        </w:trPr>
        <w:tc>
          <w:tcPr>
            <w:tcW w:w="3478" w:type="dxa"/>
          </w:tcPr>
          <w:p w14:paraId="66FD0EDD" w14:textId="77777777" w:rsidR="00C12AFA" w:rsidRPr="00180359" w:rsidRDefault="00874C59" w:rsidP="00E87155">
            <w:pPr>
              <w:jc w:val="center"/>
              <w:rPr>
                <w:b/>
                <w:bCs/>
                <w:sz w:val="24"/>
                <w:szCs w:val="24"/>
                <w:rtl/>
              </w:rPr>
            </w:pPr>
            <w:r w:rsidRPr="00180359">
              <w:rPr>
                <w:rFonts w:hint="cs"/>
                <w:b/>
                <w:bCs/>
                <w:sz w:val="24"/>
                <w:szCs w:val="24"/>
                <w:rtl/>
              </w:rPr>
              <w:t>97</w:t>
            </w:r>
            <w:r w:rsidR="00E87155">
              <w:rPr>
                <w:b/>
                <w:bCs/>
                <w:sz w:val="24"/>
                <w:szCs w:val="24"/>
              </w:rPr>
              <w:t>TC</w:t>
            </w:r>
          </w:p>
        </w:tc>
        <w:tc>
          <w:tcPr>
            <w:tcW w:w="3478" w:type="dxa"/>
          </w:tcPr>
          <w:p w14:paraId="15301ADD" w14:textId="77777777" w:rsidR="00C12AFA" w:rsidRPr="00180359" w:rsidRDefault="00D05401" w:rsidP="002C4938">
            <w:pPr>
              <w:rPr>
                <w:b/>
                <w:bCs/>
                <w:sz w:val="24"/>
                <w:szCs w:val="24"/>
                <w:rtl/>
              </w:rPr>
            </w:pPr>
            <w:r>
              <w:rPr>
                <w:rFonts w:hint="cs"/>
                <w:b/>
                <w:bCs/>
                <w:sz w:val="24"/>
                <w:szCs w:val="24"/>
                <w:rtl/>
              </w:rPr>
              <w:t>בדוק שכפתור סיסמא קריא ובולט בטלפון אפל</w:t>
            </w:r>
          </w:p>
        </w:tc>
        <w:tc>
          <w:tcPr>
            <w:tcW w:w="1100" w:type="dxa"/>
            <w:vMerge/>
          </w:tcPr>
          <w:p w14:paraId="71835D4F" w14:textId="77777777" w:rsidR="00C12AFA" w:rsidRPr="00180359" w:rsidRDefault="00C12AFA" w:rsidP="002C4938">
            <w:pPr>
              <w:rPr>
                <w:b/>
                <w:bCs/>
                <w:sz w:val="24"/>
                <w:szCs w:val="24"/>
                <w:rtl/>
              </w:rPr>
            </w:pPr>
          </w:p>
        </w:tc>
      </w:tr>
      <w:tr w:rsidR="00C12AFA" w:rsidRPr="00180359" w14:paraId="5EB253E8" w14:textId="77777777" w:rsidTr="002C4938">
        <w:trPr>
          <w:trHeight w:val="274"/>
        </w:trPr>
        <w:tc>
          <w:tcPr>
            <w:tcW w:w="3478" w:type="dxa"/>
          </w:tcPr>
          <w:p w14:paraId="2033C4C6" w14:textId="77777777" w:rsidR="00C12AFA" w:rsidRPr="00180359" w:rsidRDefault="00874C59" w:rsidP="00E87155">
            <w:pPr>
              <w:jc w:val="center"/>
              <w:rPr>
                <w:b/>
                <w:bCs/>
                <w:sz w:val="24"/>
                <w:szCs w:val="24"/>
                <w:rtl/>
              </w:rPr>
            </w:pPr>
            <w:r w:rsidRPr="00180359">
              <w:rPr>
                <w:rFonts w:hint="cs"/>
                <w:b/>
                <w:bCs/>
                <w:sz w:val="24"/>
                <w:szCs w:val="24"/>
                <w:rtl/>
              </w:rPr>
              <w:t>98</w:t>
            </w:r>
            <w:r w:rsidR="00E87155">
              <w:rPr>
                <w:b/>
                <w:bCs/>
                <w:sz w:val="24"/>
                <w:szCs w:val="24"/>
              </w:rPr>
              <w:t>TC</w:t>
            </w:r>
          </w:p>
        </w:tc>
        <w:tc>
          <w:tcPr>
            <w:tcW w:w="3478" w:type="dxa"/>
          </w:tcPr>
          <w:p w14:paraId="7D109B6B" w14:textId="77777777" w:rsidR="00C12AFA" w:rsidRPr="00180359" w:rsidRDefault="00D05401" w:rsidP="002C4938">
            <w:pPr>
              <w:rPr>
                <w:b/>
                <w:bCs/>
                <w:sz w:val="24"/>
                <w:szCs w:val="24"/>
                <w:rtl/>
              </w:rPr>
            </w:pPr>
            <w:r>
              <w:rPr>
                <w:rFonts w:hint="cs"/>
                <w:b/>
                <w:bCs/>
                <w:sz w:val="24"/>
                <w:szCs w:val="24"/>
                <w:rtl/>
              </w:rPr>
              <w:t>בדוק שהשדות מיושרים גם בזום של 50%</w:t>
            </w:r>
          </w:p>
        </w:tc>
        <w:tc>
          <w:tcPr>
            <w:tcW w:w="1100" w:type="dxa"/>
            <w:vMerge/>
          </w:tcPr>
          <w:p w14:paraId="0127609F" w14:textId="77777777" w:rsidR="00C12AFA" w:rsidRPr="00180359" w:rsidRDefault="00C12AFA" w:rsidP="002C4938">
            <w:pPr>
              <w:rPr>
                <w:b/>
                <w:bCs/>
                <w:sz w:val="24"/>
                <w:szCs w:val="24"/>
                <w:rtl/>
              </w:rPr>
            </w:pPr>
          </w:p>
        </w:tc>
      </w:tr>
      <w:tr w:rsidR="00C12AFA" w:rsidRPr="00180359" w14:paraId="2FA05EA5" w14:textId="77777777" w:rsidTr="002C4938">
        <w:trPr>
          <w:trHeight w:val="274"/>
        </w:trPr>
        <w:tc>
          <w:tcPr>
            <w:tcW w:w="3478" w:type="dxa"/>
          </w:tcPr>
          <w:p w14:paraId="7A49C232" w14:textId="77777777" w:rsidR="00C12AFA" w:rsidRPr="00180359" w:rsidRDefault="00874C59" w:rsidP="00E87155">
            <w:pPr>
              <w:jc w:val="center"/>
              <w:rPr>
                <w:b/>
                <w:bCs/>
                <w:sz w:val="24"/>
                <w:szCs w:val="24"/>
                <w:rtl/>
              </w:rPr>
            </w:pPr>
            <w:r w:rsidRPr="00180359">
              <w:rPr>
                <w:rFonts w:hint="cs"/>
                <w:b/>
                <w:bCs/>
                <w:sz w:val="24"/>
                <w:szCs w:val="24"/>
                <w:rtl/>
              </w:rPr>
              <w:t>99</w:t>
            </w:r>
            <w:r w:rsidR="00E87155">
              <w:rPr>
                <w:b/>
                <w:bCs/>
                <w:sz w:val="24"/>
                <w:szCs w:val="24"/>
              </w:rPr>
              <w:t>TC</w:t>
            </w:r>
          </w:p>
        </w:tc>
        <w:tc>
          <w:tcPr>
            <w:tcW w:w="3478" w:type="dxa"/>
          </w:tcPr>
          <w:p w14:paraId="7AABF870" w14:textId="77777777" w:rsidR="00C12AFA" w:rsidRPr="00180359" w:rsidRDefault="00D05401" w:rsidP="002C4938">
            <w:pPr>
              <w:rPr>
                <w:b/>
                <w:bCs/>
                <w:sz w:val="24"/>
                <w:szCs w:val="24"/>
                <w:rtl/>
              </w:rPr>
            </w:pPr>
            <w:r>
              <w:rPr>
                <w:rFonts w:hint="cs"/>
                <w:b/>
                <w:bCs/>
                <w:sz w:val="24"/>
                <w:szCs w:val="24"/>
                <w:rtl/>
              </w:rPr>
              <w:t>בדוק שהשדות מיושרים גם בזון של 100%</w:t>
            </w:r>
          </w:p>
        </w:tc>
        <w:tc>
          <w:tcPr>
            <w:tcW w:w="1100" w:type="dxa"/>
            <w:vMerge/>
          </w:tcPr>
          <w:p w14:paraId="3266DFB1" w14:textId="77777777" w:rsidR="00C12AFA" w:rsidRPr="00180359" w:rsidRDefault="00C12AFA" w:rsidP="002C4938">
            <w:pPr>
              <w:rPr>
                <w:b/>
                <w:bCs/>
                <w:sz w:val="24"/>
                <w:szCs w:val="24"/>
                <w:rtl/>
              </w:rPr>
            </w:pPr>
          </w:p>
        </w:tc>
      </w:tr>
      <w:tr w:rsidR="00C12AFA" w:rsidRPr="00180359" w14:paraId="52F640F3" w14:textId="77777777" w:rsidTr="002C4938">
        <w:trPr>
          <w:trHeight w:val="274"/>
        </w:trPr>
        <w:tc>
          <w:tcPr>
            <w:tcW w:w="3478" w:type="dxa"/>
          </w:tcPr>
          <w:p w14:paraId="365BB583" w14:textId="77777777" w:rsidR="00C12AFA" w:rsidRPr="00180359" w:rsidRDefault="00874C59" w:rsidP="00E87155">
            <w:pPr>
              <w:jc w:val="center"/>
              <w:rPr>
                <w:b/>
                <w:bCs/>
                <w:sz w:val="24"/>
                <w:szCs w:val="24"/>
                <w:rtl/>
              </w:rPr>
            </w:pPr>
            <w:r w:rsidRPr="00180359">
              <w:rPr>
                <w:rFonts w:hint="cs"/>
                <w:b/>
                <w:bCs/>
                <w:sz w:val="24"/>
                <w:szCs w:val="24"/>
                <w:rtl/>
              </w:rPr>
              <w:t>100</w:t>
            </w:r>
            <w:r w:rsidR="00E87155">
              <w:rPr>
                <w:b/>
                <w:bCs/>
                <w:sz w:val="24"/>
                <w:szCs w:val="24"/>
              </w:rPr>
              <w:t>TC</w:t>
            </w:r>
          </w:p>
        </w:tc>
        <w:tc>
          <w:tcPr>
            <w:tcW w:w="3478" w:type="dxa"/>
          </w:tcPr>
          <w:p w14:paraId="774F26B2" w14:textId="77777777" w:rsidR="00C12AFA" w:rsidRPr="00180359" w:rsidRDefault="00D05401" w:rsidP="002C4938">
            <w:pPr>
              <w:rPr>
                <w:b/>
                <w:bCs/>
                <w:sz w:val="24"/>
                <w:szCs w:val="24"/>
                <w:rtl/>
              </w:rPr>
            </w:pPr>
            <w:r>
              <w:rPr>
                <w:rFonts w:hint="cs"/>
                <w:b/>
                <w:bCs/>
                <w:sz w:val="24"/>
                <w:szCs w:val="24"/>
                <w:rtl/>
              </w:rPr>
              <w:t>בדוק שיש רווח הגיוני ונוח באמצע שבין שדה סיסמא לשדה אימייל</w:t>
            </w:r>
          </w:p>
        </w:tc>
        <w:tc>
          <w:tcPr>
            <w:tcW w:w="1100" w:type="dxa"/>
            <w:vMerge/>
          </w:tcPr>
          <w:p w14:paraId="328C7F23" w14:textId="77777777" w:rsidR="00C12AFA" w:rsidRPr="00180359" w:rsidRDefault="00C12AFA" w:rsidP="002C4938">
            <w:pPr>
              <w:rPr>
                <w:b/>
                <w:bCs/>
                <w:sz w:val="24"/>
                <w:szCs w:val="24"/>
                <w:rtl/>
              </w:rPr>
            </w:pPr>
          </w:p>
        </w:tc>
      </w:tr>
    </w:tbl>
    <w:p w14:paraId="4C267EF2" w14:textId="77777777" w:rsidR="00F561C8" w:rsidRPr="00180359" w:rsidRDefault="00F561C8" w:rsidP="00F16B93">
      <w:pPr>
        <w:rPr>
          <w:b/>
          <w:bCs/>
          <w:sz w:val="24"/>
          <w:szCs w:val="24"/>
          <w:rtl/>
        </w:rPr>
      </w:pPr>
    </w:p>
    <w:p w14:paraId="7BE0ED7E" w14:textId="77777777" w:rsidR="00F561C8" w:rsidRPr="00180359" w:rsidRDefault="00F561C8" w:rsidP="00F16B93">
      <w:pPr>
        <w:rPr>
          <w:b/>
          <w:bCs/>
          <w:sz w:val="36"/>
          <w:szCs w:val="36"/>
          <w:rtl/>
        </w:rPr>
      </w:pPr>
    </w:p>
    <w:p w14:paraId="7F03E3F8" w14:textId="77777777" w:rsidR="00C12AFA" w:rsidRPr="00180359" w:rsidRDefault="00C12AFA" w:rsidP="00F16B93">
      <w:pPr>
        <w:rPr>
          <w:b/>
          <w:bCs/>
          <w:sz w:val="36"/>
          <w:szCs w:val="36"/>
          <w:rtl/>
        </w:rPr>
      </w:pPr>
    </w:p>
    <w:p w14:paraId="534DA232" w14:textId="77777777" w:rsidR="00C12AFA" w:rsidRPr="00180359" w:rsidRDefault="00C12AFA" w:rsidP="00F16B93">
      <w:pPr>
        <w:rPr>
          <w:b/>
          <w:bCs/>
          <w:sz w:val="36"/>
          <w:szCs w:val="36"/>
          <w:rtl/>
        </w:rPr>
      </w:pPr>
    </w:p>
    <w:p w14:paraId="645430CD" w14:textId="77777777" w:rsidR="00C12AFA" w:rsidRDefault="00C12AFA" w:rsidP="00F16B93">
      <w:pPr>
        <w:rPr>
          <w:b/>
          <w:bCs/>
          <w:sz w:val="36"/>
          <w:szCs w:val="36"/>
          <w:rtl/>
        </w:rPr>
      </w:pPr>
    </w:p>
    <w:p w14:paraId="0CE1241C" w14:textId="77777777" w:rsidR="00C12AFA" w:rsidRDefault="00C12AFA" w:rsidP="00F16B93">
      <w:pPr>
        <w:rPr>
          <w:b/>
          <w:bCs/>
          <w:sz w:val="36"/>
          <w:szCs w:val="36"/>
          <w:rtl/>
        </w:rPr>
      </w:pPr>
    </w:p>
    <w:p w14:paraId="3432EE69" w14:textId="77777777" w:rsidR="00D05401" w:rsidRPr="00180359" w:rsidRDefault="00D05401" w:rsidP="00F16B93">
      <w:pPr>
        <w:rPr>
          <w:b/>
          <w:bCs/>
          <w:sz w:val="36"/>
          <w:szCs w:val="36"/>
          <w:rtl/>
        </w:rPr>
      </w:pPr>
    </w:p>
    <w:p w14:paraId="20F0FA61" w14:textId="77777777" w:rsidR="00C12AFA" w:rsidRDefault="00C12AFA" w:rsidP="00F16B93">
      <w:pPr>
        <w:rPr>
          <w:b/>
          <w:bCs/>
          <w:sz w:val="36"/>
          <w:szCs w:val="36"/>
          <w:rtl/>
        </w:rPr>
      </w:pPr>
    </w:p>
    <w:p w14:paraId="57C2129C" w14:textId="77777777" w:rsidR="00D05401" w:rsidRPr="00180359" w:rsidRDefault="00D05401" w:rsidP="00F16B93">
      <w:pPr>
        <w:rPr>
          <w:b/>
          <w:bCs/>
          <w:sz w:val="36"/>
          <w:szCs w:val="36"/>
          <w:rtl/>
        </w:rPr>
      </w:pPr>
    </w:p>
    <w:p w14:paraId="4B50CD6D" w14:textId="77777777" w:rsidR="00F561C8" w:rsidRPr="00464C39" w:rsidRDefault="00224375" w:rsidP="00F561C8">
      <w:pPr>
        <w:pStyle w:val="1"/>
        <w:rPr>
          <w:b/>
          <w:bCs/>
          <w:u w:val="single"/>
          <w:rtl/>
        </w:rPr>
      </w:pPr>
      <w:r w:rsidRPr="00464C39">
        <w:rPr>
          <w:rFonts w:hint="cs"/>
          <w:b/>
          <w:bCs/>
          <w:u w:val="single"/>
          <w:rtl/>
        </w:rPr>
        <w:lastRenderedPageBreak/>
        <w:t>אז</w:t>
      </w:r>
      <w:r w:rsidR="00F561C8" w:rsidRPr="00464C39">
        <w:rPr>
          <w:rFonts w:hint="cs"/>
          <w:b/>
          <w:bCs/>
          <w:u w:val="single"/>
          <w:rtl/>
        </w:rPr>
        <w:t>ור בדיקה2- "</w:t>
      </w:r>
      <w:r w:rsidR="00F561C8" w:rsidRPr="00464C39">
        <w:rPr>
          <w:rFonts w:hint="cs"/>
          <w:b/>
          <w:bCs/>
          <w:i/>
          <w:iCs/>
          <w:u w:val="single"/>
          <w:rtl/>
        </w:rPr>
        <w:t>סל קניות</w:t>
      </w:r>
      <w:r w:rsidR="00F561C8" w:rsidRPr="00464C39">
        <w:rPr>
          <w:rFonts w:hint="cs"/>
          <w:b/>
          <w:bCs/>
          <w:u w:val="single"/>
          <w:rtl/>
        </w:rPr>
        <w:t>"</w:t>
      </w:r>
    </w:p>
    <w:p w14:paraId="75E5B7DE" w14:textId="77777777" w:rsidR="00F561C8" w:rsidRPr="00180359" w:rsidRDefault="00F561C8" w:rsidP="00F16B93">
      <w:pPr>
        <w:rPr>
          <w:b/>
          <w:bCs/>
          <w:sz w:val="36"/>
          <w:szCs w:val="36"/>
          <w:rtl/>
        </w:rPr>
      </w:pPr>
    </w:p>
    <w:tbl>
      <w:tblPr>
        <w:tblStyle w:val="af7"/>
        <w:tblpPr w:leftFromText="180" w:rightFromText="180" w:vertAnchor="text" w:tblpXSpec="right" w:tblpY="1"/>
        <w:tblOverlap w:val="never"/>
        <w:bidiVisual/>
        <w:tblW w:w="0" w:type="auto"/>
        <w:tblLook w:val="04A0" w:firstRow="1" w:lastRow="0" w:firstColumn="1" w:lastColumn="0" w:noHBand="0" w:noVBand="1"/>
      </w:tblPr>
      <w:tblGrid>
        <w:gridCol w:w="3039"/>
        <w:gridCol w:w="3039"/>
        <w:gridCol w:w="2218"/>
      </w:tblGrid>
      <w:tr w:rsidR="00C12AFA" w:rsidRPr="00180359" w14:paraId="03EE0661" w14:textId="77777777" w:rsidTr="005C58BA">
        <w:trPr>
          <w:trHeight w:val="274"/>
        </w:trPr>
        <w:tc>
          <w:tcPr>
            <w:tcW w:w="3039" w:type="dxa"/>
          </w:tcPr>
          <w:p w14:paraId="08CBC7B9" w14:textId="77777777" w:rsidR="00C12AFA" w:rsidRPr="00180359" w:rsidRDefault="00C12AFA" w:rsidP="002C4938">
            <w:pPr>
              <w:rPr>
                <w:b/>
                <w:bCs/>
                <w:sz w:val="36"/>
                <w:szCs w:val="36"/>
                <w:rtl/>
              </w:rPr>
            </w:pPr>
            <w:r w:rsidRPr="00180359">
              <w:rPr>
                <w:rFonts w:hint="cs"/>
                <w:b/>
                <w:bCs/>
                <w:sz w:val="36"/>
                <w:szCs w:val="36"/>
                <w:rtl/>
              </w:rPr>
              <w:t>מספר בדיקה</w:t>
            </w:r>
          </w:p>
        </w:tc>
        <w:tc>
          <w:tcPr>
            <w:tcW w:w="3039" w:type="dxa"/>
          </w:tcPr>
          <w:p w14:paraId="0CB9B24B" w14:textId="77777777" w:rsidR="00C12AFA" w:rsidRPr="00180359" w:rsidRDefault="00C12AFA" w:rsidP="002C4938">
            <w:pPr>
              <w:rPr>
                <w:b/>
                <w:bCs/>
                <w:sz w:val="36"/>
                <w:szCs w:val="36"/>
                <w:rtl/>
              </w:rPr>
            </w:pPr>
            <w:r w:rsidRPr="00180359">
              <w:rPr>
                <w:rFonts w:hint="cs"/>
                <w:b/>
                <w:bCs/>
                <w:sz w:val="36"/>
                <w:szCs w:val="36"/>
                <w:rtl/>
              </w:rPr>
              <w:t>מקרי בדיקה</w:t>
            </w:r>
          </w:p>
        </w:tc>
        <w:tc>
          <w:tcPr>
            <w:tcW w:w="2218" w:type="dxa"/>
            <w:vMerge w:val="restart"/>
          </w:tcPr>
          <w:p w14:paraId="4AF98F8F" w14:textId="77777777" w:rsidR="00464C39" w:rsidRDefault="00464C39" w:rsidP="002C4938">
            <w:pPr>
              <w:rPr>
                <w:b/>
                <w:bCs/>
                <w:sz w:val="36"/>
                <w:szCs w:val="36"/>
                <w:rtl/>
              </w:rPr>
            </w:pPr>
          </w:p>
          <w:p w14:paraId="63053026" w14:textId="77777777" w:rsidR="00464C39" w:rsidRDefault="00464C39" w:rsidP="002C4938">
            <w:pPr>
              <w:rPr>
                <w:b/>
                <w:bCs/>
                <w:sz w:val="36"/>
                <w:szCs w:val="36"/>
                <w:rtl/>
              </w:rPr>
            </w:pPr>
          </w:p>
          <w:p w14:paraId="5914FB6B" w14:textId="77777777" w:rsidR="005C58BA" w:rsidRDefault="005C58BA" w:rsidP="002C4938">
            <w:pPr>
              <w:rPr>
                <w:b/>
                <w:bCs/>
                <w:sz w:val="36"/>
                <w:szCs w:val="36"/>
                <w:rtl/>
              </w:rPr>
            </w:pPr>
          </w:p>
          <w:p w14:paraId="14FE1B01" w14:textId="77777777" w:rsidR="005C58BA" w:rsidRDefault="005C58BA" w:rsidP="002C4938">
            <w:pPr>
              <w:rPr>
                <w:b/>
                <w:bCs/>
                <w:sz w:val="36"/>
                <w:szCs w:val="36"/>
                <w:rtl/>
              </w:rPr>
            </w:pPr>
          </w:p>
          <w:p w14:paraId="735EB4C0" w14:textId="77777777" w:rsidR="005C58BA" w:rsidRDefault="005C58BA" w:rsidP="002C4938">
            <w:pPr>
              <w:rPr>
                <w:b/>
                <w:bCs/>
                <w:sz w:val="36"/>
                <w:szCs w:val="36"/>
                <w:rtl/>
              </w:rPr>
            </w:pPr>
          </w:p>
          <w:p w14:paraId="13491D38" w14:textId="77777777" w:rsidR="005C58BA" w:rsidRDefault="005C58BA" w:rsidP="002C4938">
            <w:pPr>
              <w:rPr>
                <w:b/>
                <w:bCs/>
                <w:sz w:val="36"/>
                <w:szCs w:val="36"/>
                <w:rtl/>
              </w:rPr>
            </w:pPr>
          </w:p>
          <w:p w14:paraId="76F29D5F" w14:textId="77777777" w:rsidR="00464C39" w:rsidRDefault="00464C39" w:rsidP="002C4938">
            <w:pPr>
              <w:rPr>
                <w:b/>
                <w:bCs/>
                <w:sz w:val="36"/>
                <w:szCs w:val="36"/>
                <w:rtl/>
              </w:rPr>
            </w:pPr>
          </w:p>
          <w:p w14:paraId="548C2FE9" w14:textId="77777777" w:rsidR="00C12AFA" w:rsidRPr="00180359" w:rsidRDefault="005D6E03" w:rsidP="002C4938">
            <w:pPr>
              <w:rPr>
                <w:b/>
                <w:bCs/>
                <w:sz w:val="36"/>
                <w:szCs w:val="36"/>
                <w:rtl/>
              </w:rPr>
            </w:pPr>
            <w:r w:rsidRPr="00180359">
              <w:rPr>
                <w:rFonts w:hint="cs"/>
                <w:b/>
                <w:bCs/>
                <w:sz w:val="36"/>
                <w:szCs w:val="36"/>
                <w:rtl/>
              </w:rPr>
              <w:t>בדיקות פונקציונאליות</w:t>
            </w:r>
          </w:p>
          <w:p w14:paraId="2116D4CA" w14:textId="77777777" w:rsidR="005D6E03" w:rsidRPr="00180359" w:rsidRDefault="005D6E03" w:rsidP="002C4938">
            <w:pPr>
              <w:rPr>
                <w:b/>
                <w:bCs/>
                <w:sz w:val="36"/>
                <w:szCs w:val="36"/>
                <w:rtl/>
              </w:rPr>
            </w:pPr>
            <w:r w:rsidRPr="00180359">
              <w:rPr>
                <w:rFonts w:hint="cs"/>
                <w:b/>
                <w:bCs/>
                <w:sz w:val="36"/>
                <w:szCs w:val="36"/>
                <w:rtl/>
              </w:rPr>
              <w:t>חיוביות</w:t>
            </w:r>
          </w:p>
        </w:tc>
      </w:tr>
      <w:tr w:rsidR="00C12AFA" w:rsidRPr="00180359" w14:paraId="09A71A2C" w14:textId="77777777" w:rsidTr="005C58BA">
        <w:trPr>
          <w:trHeight w:val="274"/>
        </w:trPr>
        <w:tc>
          <w:tcPr>
            <w:tcW w:w="3039" w:type="dxa"/>
          </w:tcPr>
          <w:p w14:paraId="5D77652B" w14:textId="77777777" w:rsidR="00C12AFA" w:rsidRPr="00180359" w:rsidRDefault="00464C39" w:rsidP="00E87155">
            <w:pPr>
              <w:jc w:val="center"/>
              <w:rPr>
                <w:b/>
                <w:bCs/>
                <w:sz w:val="24"/>
                <w:szCs w:val="24"/>
                <w:rtl/>
              </w:rPr>
            </w:pPr>
            <w:r>
              <w:rPr>
                <w:rFonts w:hint="cs"/>
                <w:b/>
                <w:bCs/>
                <w:sz w:val="24"/>
                <w:szCs w:val="24"/>
                <w:rtl/>
              </w:rPr>
              <w:t>101</w:t>
            </w:r>
            <w:r w:rsidR="00E87155">
              <w:rPr>
                <w:b/>
                <w:bCs/>
                <w:sz w:val="24"/>
                <w:szCs w:val="24"/>
              </w:rPr>
              <w:t>TC</w:t>
            </w:r>
          </w:p>
        </w:tc>
        <w:tc>
          <w:tcPr>
            <w:tcW w:w="3039" w:type="dxa"/>
          </w:tcPr>
          <w:p w14:paraId="487109B9" w14:textId="77777777" w:rsidR="00C12AFA" w:rsidRPr="00180359" w:rsidRDefault="005C58BA" w:rsidP="002C4938">
            <w:pPr>
              <w:rPr>
                <w:b/>
                <w:bCs/>
                <w:sz w:val="24"/>
                <w:szCs w:val="24"/>
                <w:rtl/>
              </w:rPr>
            </w:pPr>
            <w:r>
              <w:rPr>
                <w:rFonts w:hint="cs"/>
                <w:b/>
                <w:bCs/>
                <w:sz w:val="24"/>
                <w:szCs w:val="24"/>
                <w:rtl/>
              </w:rPr>
              <w:t>בדוק שניתן להוסיף פריט לעגלת קניות</w:t>
            </w:r>
          </w:p>
        </w:tc>
        <w:tc>
          <w:tcPr>
            <w:tcW w:w="2218" w:type="dxa"/>
            <w:vMerge/>
          </w:tcPr>
          <w:p w14:paraId="338ED5A6" w14:textId="77777777" w:rsidR="00C12AFA" w:rsidRPr="00180359" w:rsidRDefault="00C12AFA" w:rsidP="002C4938">
            <w:pPr>
              <w:rPr>
                <w:b/>
                <w:bCs/>
                <w:sz w:val="36"/>
                <w:szCs w:val="36"/>
                <w:rtl/>
              </w:rPr>
            </w:pPr>
          </w:p>
        </w:tc>
      </w:tr>
      <w:tr w:rsidR="00C12AFA" w:rsidRPr="00180359" w14:paraId="56A26B1B" w14:textId="77777777" w:rsidTr="005C58BA">
        <w:trPr>
          <w:trHeight w:val="274"/>
        </w:trPr>
        <w:tc>
          <w:tcPr>
            <w:tcW w:w="3039" w:type="dxa"/>
          </w:tcPr>
          <w:p w14:paraId="6AA3CDCB" w14:textId="77777777" w:rsidR="00C12AFA" w:rsidRPr="00180359" w:rsidRDefault="00464C39" w:rsidP="00E87155">
            <w:pPr>
              <w:jc w:val="center"/>
              <w:rPr>
                <w:b/>
                <w:bCs/>
                <w:sz w:val="24"/>
                <w:szCs w:val="24"/>
                <w:rtl/>
              </w:rPr>
            </w:pPr>
            <w:r>
              <w:rPr>
                <w:rFonts w:hint="cs"/>
                <w:b/>
                <w:bCs/>
                <w:sz w:val="24"/>
                <w:szCs w:val="24"/>
                <w:rtl/>
              </w:rPr>
              <w:t>102</w:t>
            </w:r>
            <w:r w:rsidR="00E87155">
              <w:rPr>
                <w:b/>
                <w:bCs/>
                <w:sz w:val="24"/>
                <w:szCs w:val="24"/>
              </w:rPr>
              <w:t>TC</w:t>
            </w:r>
          </w:p>
        </w:tc>
        <w:tc>
          <w:tcPr>
            <w:tcW w:w="3039" w:type="dxa"/>
          </w:tcPr>
          <w:p w14:paraId="291ACD59" w14:textId="77777777" w:rsidR="00C12AFA" w:rsidRPr="00180359" w:rsidRDefault="005C58BA" w:rsidP="002C4938">
            <w:pPr>
              <w:rPr>
                <w:b/>
                <w:bCs/>
                <w:sz w:val="24"/>
                <w:szCs w:val="24"/>
                <w:rtl/>
              </w:rPr>
            </w:pPr>
            <w:r>
              <w:rPr>
                <w:rFonts w:hint="cs"/>
                <w:b/>
                <w:bCs/>
                <w:sz w:val="24"/>
                <w:szCs w:val="24"/>
                <w:rtl/>
              </w:rPr>
              <w:t>בדוק שניתן להסיר פריט לעגלת קניות</w:t>
            </w:r>
          </w:p>
        </w:tc>
        <w:tc>
          <w:tcPr>
            <w:tcW w:w="2218" w:type="dxa"/>
            <w:vMerge/>
          </w:tcPr>
          <w:p w14:paraId="044498B1" w14:textId="77777777" w:rsidR="00C12AFA" w:rsidRPr="00180359" w:rsidRDefault="00C12AFA" w:rsidP="002C4938">
            <w:pPr>
              <w:rPr>
                <w:b/>
                <w:bCs/>
                <w:sz w:val="36"/>
                <w:szCs w:val="36"/>
                <w:rtl/>
              </w:rPr>
            </w:pPr>
          </w:p>
        </w:tc>
      </w:tr>
      <w:tr w:rsidR="00C12AFA" w:rsidRPr="00180359" w14:paraId="2D2F6353" w14:textId="77777777" w:rsidTr="005C58BA">
        <w:trPr>
          <w:trHeight w:val="286"/>
        </w:trPr>
        <w:tc>
          <w:tcPr>
            <w:tcW w:w="3039" w:type="dxa"/>
          </w:tcPr>
          <w:p w14:paraId="2FF3DC7A" w14:textId="77777777" w:rsidR="00C12AFA" w:rsidRPr="00180359" w:rsidRDefault="00464C39" w:rsidP="00E87155">
            <w:pPr>
              <w:jc w:val="center"/>
              <w:rPr>
                <w:b/>
                <w:bCs/>
                <w:sz w:val="24"/>
                <w:szCs w:val="24"/>
                <w:rtl/>
              </w:rPr>
            </w:pPr>
            <w:r>
              <w:rPr>
                <w:rFonts w:hint="cs"/>
                <w:b/>
                <w:bCs/>
                <w:sz w:val="24"/>
                <w:szCs w:val="24"/>
                <w:rtl/>
              </w:rPr>
              <w:t>103</w:t>
            </w:r>
            <w:r w:rsidR="00E87155">
              <w:rPr>
                <w:b/>
                <w:bCs/>
                <w:sz w:val="24"/>
                <w:szCs w:val="24"/>
              </w:rPr>
              <w:t>TC</w:t>
            </w:r>
          </w:p>
        </w:tc>
        <w:tc>
          <w:tcPr>
            <w:tcW w:w="3039" w:type="dxa"/>
          </w:tcPr>
          <w:p w14:paraId="395DFCDA" w14:textId="77777777" w:rsidR="00C12AFA" w:rsidRPr="00180359" w:rsidRDefault="005C58BA" w:rsidP="002C4938">
            <w:pPr>
              <w:rPr>
                <w:b/>
                <w:bCs/>
                <w:sz w:val="24"/>
                <w:szCs w:val="24"/>
                <w:rtl/>
              </w:rPr>
            </w:pPr>
            <w:r>
              <w:rPr>
                <w:rFonts w:hint="cs"/>
                <w:b/>
                <w:bCs/>
                <w:sz w:val="24"/>
                <w:szCs w:val="24"/>
                <w:rtl/>
              </w:rPr>
              <w:t>בדוק שכפתור לתשלום עובד ומוביל לדף הבא</w:t>
            </w:r>
          </w:p>
        </w:tc>
        <w:tc>
          <w:tcPr>
            <w:tcW w:w="2218" w:type="dxa"/>
            <w:vMerge/>
          </w:tcPr>
          <w:p w14:paraId="65BA0A70" w14:textId="77777777" w:rsidR="00C12AFA" w:rsidRPr="00180359" w:rsidRDefault="00C12AFA" w:rsidP="002C4938">
            <w:pPr>
              <w:rPr>
                <w:b/>
                <w:bCs/>
                <w:sz w:val="36"/>
                <w:szCs w:val="36"/>
                <w:rtl/>
              </w:rPr>
            </w:pPr>
          </w:p>
        </w:tc>
      </w:tr>
      <w:tr w:rsidR="00C12AFA" w:rsidRPr="00180359" w14:paraId="29175692" w14:textId="77777777" w:rsidTr="005C58BA">
        <w:trPr>
          <w:trHeight w:val="274"/>
        </w:trPr>
        <w:tc>
          <w:tcPr>
            <w:tcW w:w="3039" w:type="dxa"/>
          </w:tcPr>
          <w:p w14:paraId="0E022B91" w14:textId="77777777" w:rsidR="00C12AFA" w:rsidRPr="00180359" w:rsidRDefault="00464C39" w:rsidP="00E87155">
            <w:pPr>
              <w:jc w:val="center"/>
              <w:rPr>
                <w:b/>
                <w:bCs/>
                <w:sz w:val="24"/>
                <w:szCs w:val="24"/>
                <w:rtl/>
              </w:rPr>
            </w:pPr>
            <w:r>
              <w:rPr>
                <w:rFonts w:hint="cs"/>
                <w:b/>
                <w:bCs/>
                <w:sz w:val="24"/>
                <w:szCs w:val="24"/>
                <w:rtl/>
              </w:rPr>
              <w:t>104</w:t>
            </w:r>
            <w:r w:rsidR="00E87155">
              <w:rPr>
                <w:b/>
                <w:bCs/>
                <w:sz w:val="24"/>
                <w:szCs w:val="24"/>
              </w:rPr>
              <w:t>TC</w:t>
            </w:r>
          </w:p>
        </w:tc>
        <w:tc>
          <w:tcPr>
            <w:tcW w:w="3039" w:type="dxa"/>
          </w:tcPr>
          <w:p w14:paraId="044E06F0" w14:textId="77777777" w:rsidR="005C58BA" w:rsidRPr="00180359" w:rsidRDefault="005C58BA" w:rsidP="005C58BA">
            <w:pPr>
              <w:rPr>
                <w:b/>
                <w:bCs/>
                <w:sz w:val="24"/>
                <w:szCs w:val="24"/>
                <w:rtl/>
              </w:rPr>
            </w:pPr>
            <w:r>
              <w:rPr>
                <w:rFonts w:hint="cs"/>
                <w:b/>
                <w:bCs/>
                <w:sz w:val="24"/>
                <w:szCs w:val="24"/>
                <w:rtl/>
              </w:rPr>
              <w:t>בדוק שניתן להוסיף כמות בכפתור (+) למוצר</w:t>
            </w:r>
          </w:p>
        </w:tc>
        <w:tc>
          <w:tcPr>
            <w:tcW w:w="2218" w:type="dxa"/>
            <w:vMerge/>
          </w:tcPr>
          <w:p w14:paraId="406CCD93" w14:textId="77777777" w:rsidR="00C12AFA" w:rsidRPr="00180359" w:rsidRDefault="00C12AFA" w:rsidP="002C4938">
            <w:pPr>
              <w:rPr>
                <w:b/>
                <w:bCs/>
                <w:sz w:val="36"/>
                <w:szCs w:val="36"/>
                <w:rtl/>
              </w:rPr>
            </w:pPr>
          </w:p>
        </w:tc>
      </w:tr>
      <w:tr w:rsidR="00C12AFA" w:rsidRPr="00180359" w14:paraId="03AAB43D" w14:textId="77777777" w:rsidTr="005C58BA">
        <w:trPr>
          <w:trHeight w:val="274"/>
        </w:trPr>
        <w:tc>
          <w:tcPr>
            <w:tcW w:w="3039" w:type="dxa"/>
          </w:tcPr>
          <w:p w14:paraId="7F60F487" w14:textId="77777777" w:rsidR="00C12AFA" w:rsidRPr="00180359" w:rsidRDefault="00464C39" w:rsidP="00E87155">
            <w:pPr>
              <w:jc w:val="center"/>
              <w:rPr>
                <w:b/>
                <w:bCs/>
                <w:sz w:val="24"/>
                <w:szCs w:val="24"/>
                <w:rtl/>
              </w:rPr>
            </w:pPr>
            <w:r>
              <w:rPr>
                <w:rFonts w:hint="cs"/>
                <w:b/>
                <w:bCs/>
                <w:sz w:val="24"/>
                <w:szCs w:val="24"/>
                <w:rtl/>
              </w:rPr>
              <w:t>105</w:t>
            </w:r>
            <w:r w:rsidR="00E87155">
              <w:rPr>
                <w:b/>
                <w:bCs/>
                <w:sz w:val="24"/>
                <w:szCs w:val="24"/>
              </w:rPr>
              <w:t>TC</w:t>
            </w:r>
          </w:p>
        </w:tc>
        <w:tc>
          <w:tcPr>
            <w:tcW w:w="3039" w:type="dxa"/>
          </w:tcPr>
          <w:p w14:paraId="4591E8E9" w14:textId="77777777" w:rsidR="00C12AFA" w:rsidRPr="00180359" w:rsidRDefault="005C58BA" w:rsidP="002C4938">
            <w:pPr>
              <w:rPr>
                <w:b/>
                <w:bCs/>
                <w:sz w:val="24"/>
                <w:szCs w:val="24"/>
                <w:rtl/>
              </w:rPr>
            </w:pPr>
            <w:r>
              <w:rPr>
                <w:rFonts w:hint="cs"/>
                <w:b/>
                <w:bCs/>
                <w:sz w:val="24"/>
                <w:szCs w:val="24"/>
                <w:rtl/>
              </w:rPr>
              <w:t>בדוק שניתן להוריד כמות בכפתור (-) למוצר</w:t>
            </w:r>
          </w:p>
        </w:tc>
        <w:tc>
          <w:tcPr>
            <w:tcW w:w="2218" w:type="dxa"/>
            <w:vMerge/>
          </w:tcPr>
          <w:p w14:paraId="09A114E1" w14:textId="77777777" w:rsidR="00C12AFA" w:rsidRPr="00180359" w:rsidRDefault="00C12AFA" w:rsidP="002C4938">
            <w:pPr>
              <w:rPr>
                <w:b/>
                <w:bCs/>
                <w:sz w:val="36"/>
                <w:szCs w:val="36"/>
                <w:rtl/>
              </w:rPr>
            </w:pPr>
          </w:p>
        </w:tc>
      </w:tr>
      <w:tr w:rsidR="00C12AFA" w:rsidRPr="00180359" w14:paraId="31A4D953" w14:textId="77777777" w:rsidTr="005C58BA">
        <w:trPr>
          <w:trHeight w:val="274"/>
        </w:trPr>
        <w:tc>
          <w:tcPr>
            <w:tcW w:w="3039" w:type="dxa"/>
          </w:tcPr>
          <w:p w14:paraId="46D139FD" w14:textId="77777777" w:rsidR="00C12AFA" w:rsidRPr="00180359" w:rsidRDefault="00464C39" w:rsidP="00E87155">
            <w:pPr>
              <w:jc w:val="center"/>
              <w:rPr>
                <w:b/>
                <w:bCs/>
                <w:sz w:val="24"/>
                <w:szCs w:val="24"/>
                <w:rtl/>
              </w:rPr>
            </w:pPr>
            <w:r>
              <w:rPr>
                <w:rFonts w:hint="cs"/>
                <w:b/>
                <w:bCs/>
                <w:sz w:val="24"/>
                <w:szCs w:val="24"/>
                <w:rtl/>
              </w:rPr>
              <w:t>106</w:t>
            </w:r>
            <w:r w:rsidR="00E87155">
              <w:rPr>
                <w:b/>
                <w:bCs/>
                <w:sz w:val="24"/>
                <w:szCs w:val="24"/>
              </w:rPr>
              <w:t>TC</w:t>
            </w:r>
          </w:p>
        </w:tc>
        <w:tc>
          <w:tcPr>
            <w:tcW w:w="3039" w:type="dxa"/>
          </w:tcPr>
          <w:p w14:paraId="63AA70BB" w14:textId="77777777" w:rsidR="00C12AFA" w:rsidRPr="00180359" w:rsidRDefault="005C58BA" w:rsidP="002C4938">
            <w:pPr>
              <w:rPr>
                <w:b/>
                <w:bCs/>
                <w:sz w:val="24"/>
                <w:szCs w:val="24"/>
                <w:rtl/>
              </w:rPr>
            </w:pPr>
            <w:r>
              <w:rPr>
                <w:rFonts w:hint="cs"/>
                <w:b/>
                <w:bCs/>
                <w:sz w:val="24"/>
                <w:szCs w:val="24"/>
                <w:rtl/>
              </w:rPr>
              <w:t>בדוק שהסכום של המחשבון יודע לחשב מוצר חדש שמתווסף לעגלת קניות</w:t>
            </w:r>
          </w:p>
        </w:tc>
        <w:tc>
          <w:tcPr>
            <w:tcW w:w="2218" w:type="dxa"/>
            <w:vMerge/>
          </w:tcPr>
          <w:p w14:paraId="1CB39D43" w14:textId="77777777" w:rsidR="00C12AFA" w:rsidRPr="00180359" w:rsidRDefault="00C12AFA" w:rsidP="002C4938">
            <w:pPr>
              <w:rPr>
                <w:b/>
                <w:bCs/>
                <w:sz w:val="36"/>
                <w:szCs w:val="36"/>
                <w:rtl/>
              </w:rPr>
            </w:pPr>
          </w:p>
        </w:tc>
      </w:tr>
      <w:tr w:rsidR="00C12AFA" w:rsidRPr="00180359" w14:paraId="33A88278" w14:textId="77777777" w:rsidTr="005C58BA">
        <w:trPr>
          <w:trHeight w:val="274"/>
        </w:trPr>
        <w:tc>
          <w:tcPr>
            <w:tcW w:w="3039" w:type="dxa"/>
          </w:tcPr>
          <w:p w14:paraId="1C3211A8" w14:textId="77777777" w:rsidR="00C12AFA" w:rsidRPr="00180359" w:rsidRDefault="00464C39" w:rsidP="00E87155">
            <w:pPr>
              <w:jc w:val="center"/>
              <w:rPr>
                <w:b/>
                <w:bCs/>
                <w:sz w:val="24"/>
                <w:szCs w:val="24"/>
                <w:rtl/>
              </w:rPr>
            </w:pPr>
            <w:r>
              <w:rPr>
                <w:rFonts w:hint="cs"/>
                <w:b/>
                <w:bCs/>
                <w:sz w:val="24"/>
                <w:szCs w:val="24"/>
                <w:rtl/>
              </w:rPr>
              <w:t>107</w:t>
            </w:r>
            <w:r w:rsidR="00E87155">
              <w:rPr>
                <w:b/>
                <w:bCs/>
                <w:sz w:val="24"/>
                <w:szCs w:val="24"/>
              </w:rPr>
              <w:t>TC</w:t>
            </w:r>
          </w:p>
        </w:tc>
        <w:tc>
          <w:tcPr>
            <w:tcW w:w="3039" w:type="dxa"/>
          </w:tcPr>
          <w:p w14:paraId="47DC1EF7" w14:textId="77777777" w:rsidR="00C12AFA" w:rsidRPr="00180359" w:rsidRDefault="005C58BA" w:rsidP="002C4938">
            <w:pPr>
              <w:rPr>
                <w:b/>
                <w:bCs/>
                <w:sz w:val="24"/>
                <w:szCs w:val="24"/>
                <w:rtl/>
              </w:rPr>
            </w:pPr>
            <w:r>
              <w:rPr>
                <w:rFonts w:hint="cs"/>
                <w:b/>
                <w:bCs/>
                <w:sz w:val="24"/>
                <w:szCs w:val="24"/>
                <w:rtl/>
              </w:rPr>
              <w:t>בדוק שהעגלה מראה מספר נכון של פריטים</w:t>
            </w:r>
          </w:p>
        </w:tc>
        <w:tc>
          <w:tcPr>
            <w:tcW w:w="2218" w:type="dxa"/>
            <w:vMerge/>
          </w:tcPr>
          <w:p w14:paraId="629CC7C4" w14:textId="77777777" w:rsidR="00C12AFA" w:rsidRPr="00180359" w:rsidRDefault="00C12AFA" w:rsidP="002C4938">
            <w:pPr>
              <w:rPr>
                <w:b/>
                <w:bCs/>
                <w:sz w:val="36"/>
                <w:szCs w:val="36"/>
                <w:rtl/>
              </w:rPr>
            </w:pPr>
          </w:p>
        </w:tc>
      </w:tr>
      <w:tr w:rsidR="00C12AFA" w:rsidRPr="00180359" w14:paraId="1DB6DE02" w14:textId="77777777" w:rsidTr="005C58BA">
        <w:trPr>
          <w:trHeight w:val="274"/>
        </w:trPr>
        <w:tc>
          <w:tcPr>
            <w:tcW w:w="3039" w:type="dxa"/>
          </w:tcPr>
          <w:p w14:paraId="62A20E62" w14:textId="77777777" w:rsidR="00C12AFA" w:rsidRPr="00180359" w:rsidRDefault="00464C39" w:rsidP="00E87155">
            <w:pPr>
              <w:jc w:val="center"/>
              <w:rPr>
                <w:b/>
                <w:bCs/>
                <w:sz w:val="24"/>
                <w:szCs w:val="24"/>
                <w:rtl/>
              </w:rPr>
            </w:pPr>
            <w:r>
              <w:rPr>
                <w:rFonts w:hint="cs"/>
                <w:b/>
                <w:bCs/>
                <w:sz w:val="24"/>
                <w:szCs w:val="24"/>
                <w:rtl/>
              </w:rPr>
              <w:t>108</w:t>
            </w:r>
            <w:r w:rsidR="00E87155">
              <w:rPr>
                <w:b/>
                <w:bCs/>
                <w:sz w:val="24"/>
                <w:szCs w:val="24"/>
              </w:rPr>
              <w:t>TC</w:t>
            </w:r>
          </w:p>
        </w:tc>
        <w:tc>
          <w:tcPr>
            <w:tcW w:w="3039" w:type="dxa"/>
          </w:tcPr>
          <w:p w14:paraId="7E0EA8CE" w14:textId="77777777" w:rsidR="00C12AFA" w:rsidRPr="00180359" w:rsidRDefault="005C58BA" w:rsidP="002C4938">
            <w:pPr>
              <w:rPr>
                <w:b/>
                <w:bCs/>
                <w:sz w:val="24"/>
                <w:szCs w:val="24"/>
                <w:rtl/>
              </w:rPr>
            </w:pPr>
            <w:r>
              <w:rPr>
                <w:rFonts w:hint="cs"/>
                <w:b/>
                <w:bCs/>
                <w:sz w:val="24"/>
                <w:szCs w:val="24"/>
                <w:rtl/>
              </w:rPr>
              <w:t>בדוק שכפתור "עדכן סל" מעדכן מספר נכון של פריטים</w:t>
            </w:r>
          </w:p>
        </w:tc>
        <w:tc>
          <w:tcPr>
            <w:tcW w:w="2218" w:type="dxa"/>
            <w:vMerge/>
          </w:tcPr>
          <w:p w14:paraId="136ED38F" w14:textId="77777777" w:rsidR="00C12AFA" w:rsidRPr="00180359" w:rsidRDefault="00C12AFA" w:rsidP="002C4938">
            <w:pPr>
              <w:rPr>
                <w:b/>
                <w:bCs/>
                <w:sz w:val="36"/>
                <w:szCs w:val="36"/>
                <w:rtl/>
              </w:rPr>
            </w:pPr>
          </w:p>
        </w:tc>
      </w:tr>
      <w:tr w:rsidR="00C12AFA" w:rsidRPr="00180359" w14:paraId="5E4414F5" w14:textId="77777777" w:rsidTr="005C58BA">
        <w:trPr>
          <w:trHeight w:val="274"/>
        </w:trPr>
        <w:tc>
          <w:tcPr>
            <w:tcW w:w="3039" w:type="dxa"/>
          </w:tcPr>
          <w:p w14:paraId="0B6FAA07" w14:textId="77777777" w:rsidR="00C12AFA" w:rsidRPr="00180359" w:rsidRDefault="00464C39" w:rsidP="00E87155">
            <w:pPr>
              <w:jc w:val="center"/>
              <w:rPr>
                <w:b/>
                <w:bCs/>
                <w:sz w:val="24"/>
                <w:szCs w:val="24"/>
                <w:rtl/>
              </w:rPr>
            </w:pPr>
            <w:r>
              <w:rPr>
                <w:rFonts w:hint="cs"/>
                <w:b/>
                <w:bCs/>
                <w:sz w:val="24"/>
                <w:szCs w:val="24"/>
                <w:rtl/>
              </w:rPr>
              <w:t>109</w:t>
            </w:r>
            <w:r w:rsidR="00E87155">
              <w:rPr>
                <w:b/>
                <w:bCs/>
                <w:sz w:val="24"/>
                <w:szCs w:val="24"/>
              </w:rPr>
              <w:t>TC</w:t>
            </w:r>
          </w:p>
        </w:tc>
        <w:tc>
          <w:tcPr>
            <w:tcW w:w="3039" w:type="dxa"/>
          </w:tcPr>
          <w:p w14:paraId="55DA83F7" w14:textId="77777777" w:rsidR="00C12AFA" w:rsidRPr="00180359" w:rsidRDefault="005C58BA" w:rsidP="002C4938">
            <w:pPr>
              <w:rPr>
                <w:b/>
                <w:bCs/>
                <w:sz w:val="24"/>
                <w:szCs w:val="24"/>
                <w:rtl/>
              </w:rPr>
            </w:pPr>
            <w:r>
              <w:rPr>
                <w:rFonts w:hint="cs"/>
                <w:b/>
                <w:bCs/>
                <w:sz w:val="24"/>
                <w:szCs w:val="24"/>
                <w:rtl/>
              </w:rPr>
              <w:t>בדוק שניתן למחוק פריט מעגלת קניות</w:t>
            </w:r>
          </w:p>
        </w:tc>
        <w:tc>
          <w:tcPr>
            <w:tcW w:w="2218" w:type="dxa"/>
            <w:vMerge/>
          </w:tcPr>
          <w:p w14:paraId="3B058820" w14:textId="77777777" w:rsidR="00C12AFA" w:rsidRPr="00180359" w:rsidRDefault="00C12AFA" w:rsidP="002C4938">
            <w:pPr>
              <w:rPr>
                <w:b/>
                <w:bCs/>
                <w:sz w:val="36"/>
                <w:szCs w:val="36"/>
                <w:rtl/>
              </w:rPr>
            </w:pPr>
          </w:p>
        </w:tc>
      </w:tr>
      <w:tr w:rsidR="00C12AFA" w:rsidRPr="00180359" w14:paraId="20852E9F" w14:textId="77777777" w:rsidTr="005C58BA">
        <w:trPr>
          <w:trHeight w:val="274"/>
        </w:trPr>
        <w:tc>
          <w:tcPr>
            <w:tcW w:w="3039" w:type="dxa"/>
          </w:tcPr>
          <w:p w14:paraId="74E4D2F8" w14:textId="77777777" w:rsidR="00C12AFA" w:rsidRPr="00180359" w:rsidRDefault="00464C39" w:rsidP="00E87155">
            <w:pPr>
              <w:jc w:val="center"/>
              <w:rPr>
                <w:b/>
                <w:bCs/>
                <w:sz w:val="24"/>
                <w:szCs w:val="24"/>
                <w:rtl/>
              </w:rPr>
            </w:pPr>
            <w:r>
              <w:rPr>
                <w:rFonts w:hint="cs"/>
                <w:b/>
                <w:bCs/>
                <w:sz w:val="24"/>
                <w:szCs w:val="24"/>
                <w:rtl/>
              </w:rPr>
              <w:t>110</w:t>
            </w:r>
            <w:r w:rsidR="00E87155">
              <w:rPr>
                <w:b/>
                <w:bCs/>
                <w:sz w:val="24"/>
                <w:szCs w:val="24"/>
              </w:rPr>
              <w:t>TC</w:t>
            </w:r>
          </w:p>
        </w:tc>
        <w:tc>
          <w:tcPr>
            <w:tcW w:w="3039" w:type="dxa"/>
          </w:tcPr>
          <w:p w14:paraId="097E5761" w14:textId="77777777" w:rsidR="00C12AFA" w:rsidRPr="00180359" w:rsidRDefault="005C58BA" w:rsidP="002C4938">
            <w:pPr>
              <w:rPr>
                <w:b/>
                <w:bCs/>
                <w:sz w:val="24"/>
                <w:szCs w:val="24"/>
                <w:rtl/>
              </w:rPr>
            </w:pPr>
            <w:r>
              <w:rPr>
                <w:rFonts w:hint="cs"/>
                <w:b/>
                <w:bCs/>
                <w:sz w:val="24"/>
                <w:szCs w:val="24"/>
                <w:rtl/>
              </w:rPr>
              <w:t>בדוק שהמחיר סה"כ מחשב גם את עלות המשלוח</w:t>
            </w:r>
          </w:p>
        </w:tc>
        <w:tc>
          <w:tcPr>
            <w:tcW w:w="2218" w:type="dxa"/>
            <w:vMerge/>
          </w:tcPr>
          <w:p w14:paraId="4EEACB46" w14:textId="77777777" w:rsidR="00C12AFA" w:rsidRPr="00180359" w:rsidRDefault="00C12AFA" w:rsidP="002C4938">
            <w:pPr>
              <w:rPr>
                <w:b/>
                <w:bCs/>
                <w:sz w:val="36"/>
                <w:szCs w:val="36"/>
                <w:rtl/>
              </w:rPr>
            </w:pPr>
          </w:p>
        </w:tc>
      </w:tr>
      <w:tr w:rsidR="00C12AFA" w:rsidRPr="00180359" w14:paraId="0642AAF5" w14:textId="77777777" w:rsidTr="005C58BA">
        <w:trPr>
          <w:trHeight w:val="274"/>
        </w:trPr>
        <w:tc>
          <w:tcPr>
            <w:tcW w:w="3039" w:type="dxa"/>
          </w:tcPr>
          <w:p w14:paraId="305A5CB5" w14:textId="77777777" w:rsidR="00C12AFA" w:rsidRPr="00180359" w:rsidRDefault="00464C39" w:rsidP="00E87155">
            <w:pPr>
              <w:jc w:val="center"/>
              <w:rPr>
                <w:b/>
                <w:bCs/>
                <w:sz w:val="24"/>
                <w:szCs w:val="24"/>
                <w:rtl/>
              </w:rPr>
            </w:pPr>
            <w:r>
              <w:rPr>
                <w:rFonts w:hint="cs"/>
                <w:b/>
                <w:bCs/>
                <w:sz w:val="24"/>
                <w:szCs w:val="24"/>
                <w:rtl/>
              </w:rPr>
              <w:t>111</w:t>
            </w:r>
            <w:r w:rsidR="00E87155">
              <w:rPr>
                <w:b/>
                <w:bCs/>
                <w:sz w:val="24"/>
                <w:szCs w:val="24"/>
              </w:rPr>
              <w:t>TC</w:t>
            </w:r>
          </w:p>
        </w:tc>
        <w:tc>
          <w:tcPr>
            <w:tcW w:w="3039" w:type="dxa"/>
          </w:tcPr>
          <w:p w14:paraId="15A36885" w14:textId="77777777" w:rsidR="00C12AFA" w:rsidRPr="00180359" w:rsidRDefault="005C58BA" w:rsidP="002C4938">
            <w:pPr>
              <w:rPr>
                <w:b/>
                <w:bCs/>
                <w:sz w:val="24"/>
                <w:szCs w:val="24"/>
                <w:rtl/>
              </w:rPr>
            </w:pPr>
            <w:r>
              <w:rPr>
                <w:rFonts w:hint="cs"/>
                <w:b/>
                <w:bCs/>
                <w:sz w:val="24"/>
                <w:szCs w:val="24"/>
                <w:rtl/>
              </w:rPr>
              <w:t>בדוק שהמחיר סה"כ מחשב ללא עלות משלוח באופציה של איסוף עצמי</w:t>
            </w:r>
          </w:p>
        </w:tc>
        <w:tc>
          <w:tcPr>
            <w:tcW w:w="2218" w:type="dxa"/>
            <w:vMerge/>
          </w:tcPr>
          <w:p w14:paraId="38ED64D9" w14:textId="77777777" w:rsidR="00C12AFA" w:rsidRPr="00180359" w:rsidRDefault="00C12AFA" w:rsidP="002C4938">
            <w:pPr>
              <w:rPr>
                <w:b/>
                <w:bCs/>
                <w:sz w:val="36"/>
                <w:szCs w:val="36"/>
                <w:rtl/>
              </w:rPr>
            </w:pPr>
          </w:p>
        </w:tc>
      </w:tr>
      <w:tr w:rsidR="00C12AFA" w:rsidRPr="00180359" w14:paraId="3374BA1D" w14:textId="77777777" w:rsidTr="005C58BA">
        <w:trPr>
          <w:trHeight w:val="274"/>
        </w:trPr>
        <w:tc>
          <w:tcPr>
            <w:tcW w:w="3039" w:type="dxa"/>
          </w:tcPr>
          <w:p w14:paraId="46A52F7A" w14:textId="77777777" w:rsidR="00C12AFA" w:rsidRPr="00180359" w:rsidRDefault="00464C39" w:rsidP="00E87155">
            <w:pPr>
              <w:jc w:val="center"/>
              <w:rPr>
                <w:b/>
                <w:bCs/>
                <w:sz w:val="24"/>
                <w:szCs w:val="24"/>
                <w:rtl/>
              </w:rPr>
            </w:pPr>
            <w:r>
              <w:rPr>
                <w:rFonts w:hint="cs"/>
                <w:b/>
                <w:bCs/>
                <w:sz w:val="24"/>
                <w:szCs w:val="24"/>
                <w:rtl/>
              </w:rPr>
              <w:t>112</w:t>
            </w:r>
            <w:r w:rsidR="00E87155">
              <w:rPr>
                <w:b/>
                <w:bCs/>
                <w:sz w:val="24"/>
                <w:szCs w:val="24"/>
              </w:rPr>
              <w:t>TC</w:t>
            </w:r>
          </w:p>
        </w:tc>
        <w:tc>
          <w:tcPr>
            <w:tcW w:w="3039" w:type="dxa"/>
          </w:tcPr>
          <w:p w14:paraId="4A1B372F" w14:textId="77777777" w:rsidR="00C12AFA" w:rsidRPr="00180359" w:rsidRDefault="005C58BA" w:rsidP="002C4938">
            <w:pPr>
              <w:rPr>
                <w:b/>
                <w:bCs/>
                <w:sz w:val="24"/>
                <w:szCs w:val="24"/>
                <w:rtl/>
              </w:rPr>
            </w:pPr>
            <w:r>
              <w:rPr>
                <w:rFonts w:hint="cs"/>
                <w:b/>
                <w:bCs/>
                <w:sz w:val="24"/>
                <w:szCs w:val="24"/>
                <w:rtl/>
              </w:rPr>
              <w:t>בדוק לאחר הוספת מוצר  שרואים בסל קניות את המחיר לאחר הנחה</w:t>
            </w:r>
          </w:p>
        </w:tc>
        <w:tc>
          <w:tcPr>
            <w:tcW w:w="2218" w:type="dxa"/>
            <w:vMerge/>
          </w:tcPr>
          <w:p w14:paraId="1120D414" w14:textId="77777777" w:rsidR="00C12AFA" w:rsidRPr="00180359" w:rsidRDefault="00C12AFA" w:rsidP="002C4938">
            <w:pPr>
              <w:rPr>
                <w:b/>
                <w:bCs/>
                <w:sz w:val="36"/>
                <w:szCs w:val="36"/>
                <w:rtl/>
              </w:rPr>
            </w:pPr>
          </w:p>
        </w:tc>
      </w:tr>
    </w:tbl>
    <w:p w14:paraId="2014C2E1" w14:textId="77777777" w:rsidR="00F16B93" w:rsidRPr="00180359" w:rsidRDefault="00F16B93" w:rsidP="00F16B93">
      <w:pPr>
        <w:rPr>
          <w:b/>
          <w:bCs/>
          <w:sz w:val="36"/>
          <w:szCs w:val="36"/>
          <w:rtl/>
        </w:rPr>
      </w:pPr>
    </w:p>
    <w:p w14:paraId="5784EB22" w14:textId="77777777" w:rsidR="00C12AFA" w:rsidRPr="00180359" w:rsidRDefault="00C12AFA" w:rsidP="00F16B93">
      <w:pPr>
        <w:rPr>
          <w:b/>
          <w:bCs/>
          <w:sz w:val="36"/>
          <w:szCs w:val="36"/>
          <w:rtl/>
        </w:rPr>
      </w:pPr>
    </w:p>
    <w:p w14:paraId="213D5670" w14:textId="77777777" w:rsidR="00C12AFA" w:rsidRPr="00180359" w:rsidRDefault="00C12AFA" w:rsidP="00F16B93">
      <w:pPr>
        <w:rPr>
          <w:b/>
          <w:bCs/>
          <w:sz w:val="36"/>
          <w:szCs w:val="36"/>
          <w:rtl/>
        </w:rPr>
      </w:pPr>
    </w:p>
    <w:p w14:paraId="4929CD6B" w14:textId="77777777" w:rsidR="00C12AFA" w:rsidRPr="00180359" w:rsidRDefault="00C12AFA" w:rsidP="00F16B93">
      <w:pPr>
        <w:rPr>
          <w:b/>
          <w:bCs/>
          <w:sz w:val="36"/>
          <w:szCs w:val="36"/>
          <w:rtl/>
        </w:rPr>
      </w:pPr>
    </w:p>
    <w:p w14:paraId="63BA6DB1" w14:textId="77777777" w:rsidR="00C12AFA" w:rsidRDefault="00C12AFA" w:rsidP="00F16B93">
      <w:pPr>
        <w:rPr>
          <w:b/>
          <w:bCs/>
          <w:sz w:val="36"/>
          <w:szCs w:val="36"/>
          <w:rtl/>
        </w:rPr>
      </w:pPr>
    </w:p>
    <w:p w14:paraId="020F07C1" w14:textId="77777777" w:rsidR="008D03B0" w:rsidRPr="00180359" w:rsidRDefault="008D03B0" w:rsidP="00F16B93">
      <w:pPr>
        <w:rPr>
          <w:b/>
          <w:bCs/>
          <w:sz w:val="36"/>
          <w:szCs w:val="36"/>
          <w:rtl/>
        </w:rPr>
      </w:pPr>
    </w:p>
    <w:p w14:paraId="15A93289" w14:textId="77777777" w:rsidR="00C12AFA" w:rsidRPr="00180359" w:rsidRDefault="00C12AFA" w:rsidP="00C12AFA">
      <w:pPr>
        <w:rPr>
          <w:b/>
          <w:bCs/>
          <w:sz w:val="36"/>
          <w:szCs w:val="36"/>
          <w:rtl/>
        </w:rPr>
      </w:pPr>
    </w:p>
    <w:tbl>
      <w:tblPr>
        <w:tblStyle w:val="af7"/>
        <w:tblpPr w:leftFromText="180" w:rightFromText="180" w:vertAnchor="text" w:tblpXSpec="right" w:tblpY="1"/>
        <w:tblOverlap w:val="never"/>
        <w:bidiVisual/>
        <w:tblW w:w="0" w:type="auto"/>
        <w:tblLook w:val="04A0" w:firstRow="1" w:lastRow="0" w:firstColumn="1" w:lastColumn="0" w:noHBand="0" w:noVBand="1"/>
      </w:tblPr>
      <w:tblGrid>
        <w:gridCol w:w="2963"/>
        <w:gridCol w:w="3115"/>
        <w:gridCol w:w="2218"/>
      </w:tblGrid>
      <w:tr w:rsidR="00C12AFA" w:rsidRPr="00180359" w14:paraId="00E19AD3" w14:textId="77777777" w:rsidTr="00317BE2">
        <w:trPr>
          <w:trHeight w:val="274"/>
        </w:trPr>
        <w:tc>
          <w:tcPr>
            <w:tcW w:w="2963" w:type="dxa"/>
          </w:tcPr>
          <w:p w14:paraId="170466D3" w14:textId="77777777" w:rsidR="00C12AFA" w:rsidRPr="00180359" w:rsidRDefault="00C12AFA" w:rsidP="002C4938">
            <w:pPr>
              <w:rPr>
                <w:b/>
                <w:bCs/>
                <w:sz w:val="36"/>
                <w:szCs w:val="36"/>
                <w:rtl/>
              </w:rPr>
            </w:pPr>
            <w:r w:rsidRPr="00180359">
              <w:rPr>
                <w:rFonts w:hint="cs"/>
                <w:b/>
                <w:bCs/>
                <w:sz w:val="36"/>
                <w:szCs w:val="36"/>
                <w:rtl/>
              </w:rPr>
              <w:lastRenderedPageBreak/>
              <w:t>מספר בדיקה</w:t>
            </w:r>
          </w:p>
        </w:tc>
        <w:tc>
          <w:tcPr>
            <w:tcW w:w="3115" w:type="dxa"/>
          </w:tcPr>
          <w:p w14:paraId="1EE967D9" w14:textId="77777777" w:rsidR="00C12AFA" w:rsidRPr="00180359" w:rsidRDefault="00C12AFA" w:rsidP="002C4938">
            <w:pPr>
              <w:rPr>
                <w:b/>
                <w:bCs/>
                <w:sz w:val="36"/>
                <w:szCs w:val="36"/>
                <w:rtl/>
              </w:rPr>
            </w:pPr>
            <w:r w:rsidRPr="00180359">
              <w:rPr>
                <w:rFonts w:hint="cs"/>
                <w:b/>
                <w:bCs/>
                <w:sz w:val="36"/>
                <w:szCs w:val="36"/>
                <w:rtl/>
              </w:rPr>
              <w:t>מקרי בדיקה</w:t>
            </w:r>
          </w:p>
        </w:tc>
        <w:tc>
          <w:tcPr>
            <w:tcW w:w="2218" w:type="dxa"/>
            <w:vMerge w:val="restart"/>
          </w:tcPr>
          <w:p w14:paraId="7B41B656" w14:textId="77777777" w:rsidR="005C58BA" w:rsidRDefault="005C58BA" w:rsidP="002C4938">
            <w:pPr>
              <w:rPr>
                <w:b/>
                <w:bCs/>
                <w:sz w:val="36"/>
                <w:szCs w:val="36"/>
                <w:rtl/>
              </w:rPr>
            </w:pPr>
          </w:p>
          <w:p w14:paraId="22FCFE86" w14:textId="77777777" w:rsidR="005C58BA" w:rsidRDefault="005C58BA" w:rsidP="002C4938">
            <w:pPr>
              <w:rPr>
                <w:b/>
                <w:bCs/>
                <w:sz w:val="36"/>
                <w:szCs w:val="36"/>
                <w:rtl/>
              </w:rPr>
            </w:pPr>
          </w:p>
          <w:p w14:paraId="5EBD2921" w14:textId="77777777" w:rsidR="005C58BA" w:rsidRDefault="005C58BA" w:rsidP="002C4938">
            <w:pPr>
              <w:rPr>
                <w:b/>
                <w:bCs/>
                <w:sz w:val="36"/>
                <w:szCs w:val="36"/>
                <w:rtl/>
              </w:rPr>
            </w:pPr>
          </w:p>
          <w:p w14:paraId="19DFB7A6" w14:textId="77777777" w:rsidR="005C58BA" w:rsidRDefault="005C58BA" w:rsidP="002C4938">
            <w:pPr>
              <w:rPr>
                <w:b/>
                <w:bCs/>
                <w:sz w:val="36"/>
                <w:szCs w:val="36"/>
                <w:rtl/>
              </w:rPr>
            </w:pPr>
          </w:p>
          <w:p w14:paraId="36951AEB" w14:textId="77777777" w:rsidR="005C58BA" w:rsidRDefault="005C58BA" w:rsidP="002C4938">
            <w:pPr>
              <w:rPr>
                <w:b/>
                <w:bCs/>
                <w:sz w:val="36"/>
                <w:szCs w:val="36"/>
                <w:rtl/>
              </w:rPr>
            </w:pPr>
          </w:p>
          <w:p w14:paraId="11368B61" w14:textId="77777777" w:rsidR="00851D2F" w:rsidRDefault="00851D2F" w:rsidP="002C4938">
            <w:pPr>
              <w:rPr>
                <w:b/>
                <w:bCs/>
                <w:sz w:val="36"/>
                <w:szCs w:val="36"/>
                <w:rtl/>
              </w:rPr>
            </w:pPr>
          </w:p>
          <w:p w14:paraId="748DD231" w14:textId="77777777" w:rsidR="005C58BA" w:rsidRDefault="005C58BA" w:rsidP="002C4938">
            <w:pPr>
              <w:rPr>
                <w:b/>
                <w:bCs/>
                <w:sz w:val="36"/>
                <w:szCs w:val="36"/>
                <w:rtl/>
              </w:rPr>
            </w:pPr>
          </w:p>
          <w:p w14:paraId="7FC5865A" w14:textId="77777777" w:rsidR="005C58BA" w:rsidRDefault="005C58BA" w:rsidP="002C4938">
            <w:pPr>
              <w:rPr>
                <w:b/>
                <w:bCs/>
                <w:sz w:val="36"/>
                <w:szCs w:val="36"/>
                <w:rtl/>
              </w:rPr>
            </w:pPr>
          </w:p>
          <w:p w14:paraId="57C021E8" w14:textId="77777777" w:rsidR="00C12AFA" w:rsidRPr="00180359" w:rsidRDefault="005D6E03" w:rsidP="002C4938">
            <w:pPr>
              <w:rPr>
                <w:b/>
                <w:bCs/>
                <w:sz w:val="36"/>
                <w:szCs w:val="36"/>
                <w:rtl/>
              </w:rPr>
            </w:pPr>
            <w:r w:rsidRPr="00180359">
              <w:rPr>
                <w:rFonts w:hint="cs"/>
                <w:b/>
                <w:bCs/>
                <w:sz w:val="36"/>
                <w:szCs w:val="36"/>
                <w:rtl/>
              </w:rPr>
              <w:t>בדיקות פונקציונאליות שליליות</w:t>
            </w:r>
          </w:p>
        </w:tc>
      </w:tr>
      <w:tr w:rsidR="00C12AFA" w:rsidRPr="00180359" w14:paraId="6081DABE" w14:textId="77777777" w:rsidTr="00317BE2">
        <w:trPr>
          <w:trHeight w:val="274"/>
        </w:trPr>
        <w:tc>
          <w:tcPr>
            <w:tcW w:w="2963" w:type="dxa"/>
          </w:tcPr>
          <w:p w14:paraId="69FD4673" w14:textId="77777777" w:rsidR="00C12AFA" w:rsidRPr="00180359" w:rsidRDefault="005C58BA" w:rsidP="00E87155">
            <w:pPr>
              <w:jc w:val="center"/>
              <w:rPr>
                <w:b/>
                <w:bCs/>
                <w:sz w:val="24"/>
                <w:szCs w:val="24"/>
                <w:rtl/>
              </w:rPr>
            </w:pPr>
            <w:r>
              <w:rPr>
                <w:rFonts w:hint="cs"/>
                <w:b/>
                <w:bCs/>
                <w:sz w:val="24"/>
                <w:szCs w:val="24"/>
                <w:rtl/>
              </w:rPr>
              <w:t>113</w:t>
            </w:r>
            <w:r w:rsidR="00E87155">
              <w:rPr>
                <w:b/>
                <w:bCs/>
                <w:sz w:val="24"/>
                <w:szCs w:val="24"/>
              </w:rPr>
              <w:t>TC</w:t>
            </w:r>
          </w:p>
        </w:tc>
        <w:tc>
          <w:tcPr>
            <w:tcW w:w="3115" w:type="dxa"/>
          </w:tcPr>
          <w:p w14:paraId="348493A7" w14:textId="77777777" w:rsidR="00C12AFA" w:rsidRPr="00180359" w:rsidRDefault="005C58BA" w:rsidP="002C4938">
            <w:pPr>
              <w:rPr>
                <w:b/>
                <w:bCs/>
                <w:sz w:val="24"/>
                <w:szCs w:val="24"/>
                <w:rtl/>
              </w:rPr>
            </w:pPr>
            <w:r>
              <w:rPr>
                <w:rFonts w:hint="cs"/>
                <w:b/>
                <w:bCs/>
                <w:sz w:val="24"/>
                <w:szCs w:val="24"/>
                <w:rtl/>
              </w:rPr>
              <w:t>בדוק שלא ניתן להוריד כמות מוצר למספר שלילי</w:t>
            </w:r>
          </w:p>
        </w:tc>
        <w:tc>
          <w:tcPr>
            <w:tcW w:w="2218" w:type="dxa"/>
            <w:vMerge/>
          </w:tcPr>
          <w:p w14:paraId="5D2145DB" w14:textId="77777777" w:rsidR="00C12AFA" w:rsidRPr="00180359" w:rsidRDefault="00C12AFA" w:rsidP="002C4938">
            <w:pPr>
              <w:rPr>
                <w:b/>
                <w:bCs/>
                <w:sz w:val="36"/>
                <w:szCs w:val="36"/>
                <w:rtl/>
              </w:rPr>
            </w:pPr>
          </w:p>
        </w:tc>
      </w:tr>
      <w:tr w:rsidR="00C12AFA" w:rsidRPr="00180359" w14:paraId="6946A027" w14:textId="77777777" w:rsidTr="00317BE2">
        <w:trPr>
          <w:trHeight w:val="274"/>
        </w:trPr>
        <w:tc>
          <w:tcPr>
            <w:tcW w:w="2963" w:type="dxa"/>
          </w:tcPr>
          <w:p w14:paraId="70B19259" w14:textId="77777777" w:rsidR="00C12AFA" w:rsidRPr="00180359" w:rsidRDefault="005C58BA" w:rsidP="00E87155">
            <w:pPr>
              <w:jc w:val="center"/>
              <w:rPr>
                <w:b/>
                <w:bCs/>
                <w:sz w:val="24"/>
                <w:szCs w:val="24"/>
                <w:rtl/>
              </w:rPr>
            </w:pPr>
            <w:r>
              <w:rPr>
                <w:rFonts w:hint="cs"/>
                <w:b/>
                <w:bCs/>
                <w:sz w:val="24"/>
                <w:szCs w:val="24"/>
                <w:rtl/>
              </w:rPr>
              <w:t>114</w:t>
            </w:r>
            <w:r w:rsidR="00E87155">
              <w:rPr>
                <w:b/>
                <w:bCs/>
                <w:sz w:val="24"/>
                <w:szCs w:val="24"/>
              </w:rPr>
              <w:t>TC</w:t>
            </w:r>
          </w:p>
        </w:tc>
        <w:tc>
          <w:tcPr>
            <w:tcW w:w="3115" w:type="dxa"/>
          </w:tcPr>
          <w:p w14:paraId="67484CAD" w14:textId="77777777" w:rsidR="00C12AFA" w:rsidRPr="00180359" w:rsidRDefault="005C58BA" w:rsidP="002C4938">
            <w:pPr>
              <w:rPr>
                <w:b/>
                <w:bCs/>
                <w:sz w:val="24"/>
                <w:szCs w:val="24"/>
                <w:rtl/>
              </w:rPr>
            </w:pPr>
            <w:r>
              <w:rPr>
                <w:rFonts w:hint="cs"/>
                <w:b/>
                <w:bCs/>
                <w:sz w:val="24"/>
                <w:szCs w:val="24"/>
                <w:rtl/>
              </w:rPr>
              <w:t>בדוק שהוספה של כמות גדולה על פריט אחד מונעת את הבקשה(לדוגמא: כמות 20000)</w:t>
            </w:r>
          </w:p>
        </w:tc>
        <w:tc>
          <w:tcPr>
            <w:tcW w:w="2218" w:type="dxa"/>
            <w:vMerge/>
          </w:tcPr>
          <w:p w14:paraId="5BB27BDC" w14:textId="77777777" w:rsidR="00C12AFA" w:rsidRPr="00180359" w:rsidRDefault="00C12AFA" w:rsidP="002C4938">
            <w:pPr>
              <w:rPr>
                <w:b/>
                <w:bCs/>
                <w:sz w:val="36"/>
                <w:szCs w:val="36"/>
                <w:rtl/>
              </w:rPr>
            </w:pPr>
          </w:p>
        </w:tc>
      </w:tr>
      <w:tr w:rsidR="00C12AFA" w:rsidRPr="00180359" w14:paraId="0BD26282" w14:textId="77777777" w:rsidTr="00317BE2">
        <w:trPr>
          <w:trHeight w:val="286"/>
        </w:trPr>
        <w:tc>
          <w:tcPr>
            <w:tcW w:w="2963" w:type="dxa"/>
          </w:tcPr>
          <w:p w14:paraId="557AF453" w14:textId="77777777" w:rsidR="00C12AFA" w:rsidRPr="00180359" w:rsidRDefault="005C58BA" w:rsidP="00E87155">
            <w:pPr>
              <w:jc w:val="center"/>
              <w:rPr>
                <w:b/>
                <w:bCs/>
                <w:sz w:val="24"/>
                <w:szCs w:val="24"/>
                <w:rtl/>
              </w:rPr>
            </w:pPr>
            <w:r>
              <w:rPr>
                <w:rFonts w:hint="cs"/>
                <w:b/>
                <w:bCs/>
                <w:sz w:val="24"/>
                <w:szCs w:val="24"/>
                <w:rtl/>
              </w:rPr>
              <w:t>115</w:t>
            </w:r>
            <w:r w:rsidR="00E87155">
              <w:rPr>
                <w:b/>
                <w:bCs/>
                <w:sz w:val="24"/>
                <w:szCs w:val="24"/>
              </w:rPr>
              <w:t>TC</w:t>
            </w:r>
          </w:p>
        </w:tc>
        <w:tc>
          <w:tcPr>
            <w:tcW w:w="3115" w:type="dxa"/>
          </w:tcPr>
          <w:p w14:paraId="68FBED2A" w14:textId="77777777" w:rsidR="00C12AFA" w:rsidRPr="00180359" w:rsidRDefault="005C58BA" w:rsidP="002C4938">
            <w:pPr>
              <w:rPr>
                <w:b/>
                <w:bCs/>
                <w:sz w:val="24"/>
                <w:szCs w:val="24"/>
                <w:rtl/>
              </w:rPr>
            </w:pPr>
            <w:r>
              <w:rPr>
                <w:rFonts w:hint="cs"/>
                <w:b/>
                <w:bCs/>
                <w:sz w:val="24"/>
                <w:szCs w:val="24"/>
                <w:rtl/>
              </w:rPr>
              <w:t>בדוק שהמוצר לא מופיע ב2 שורות. (צריך להציג מוצר אחד עם כמות רלוונטית)</w:t>
            </w:r>
          </w:p>
        </w:tc>
        <w:tc>
          <w:tcPr>
            <w:tcW w:w="2218" w:type="dxa"/>
            <w:vMerge/>
          </w:tcPr>
          <w:p w14:paraId="23C65C5F" w14:textId="77777777" w:rsidR="00C12AFA" w:rsidRPr="00180359" w:rsidRDefault="00C12AFA" w:rsidP="002C4938">
            <w:pPr>
              <w:rPr>
                <w:b/>
                <w:bCs/>
                <w:sz w:val="36"/>
                <w:szCs w:val="36"/>
                <w:rtl/>
              </w:rPr>
            </w:pPr>
          </w:p>
        </w:tc>
      </w:tr>
      <w:tr w:rsidR="00C12AFA" w:rsidRPr="00180359" w14:paraId="60DD646D" w14:textId="77777777" w:rsidTr="00317BE2">
        <w:trPr>
          <w:trHeight w:val="274"/>
        </w:trPr>
        <w:tc>
          <w:tcPr>
            <w:tcW w:w="2963" w:type="dxa"/>
          </w:tcPr>
          <w:p w14:paraId="2119DF55" w14:textId="77777777" w:rsidR="00C12AFA" w:rsidRPr="00180359" w:rsidRDefault="005C58BA" w:rsidP="00E87155">
            <w:pPr>
              <w:jc w:val="center"/>
              <w:rPr>
                <w:b/>
                <w:bCs/>
                <w:sz w:val="24"/>
                <w:szCs w:val="24"/>
                <w:rtl/>
              </w:rPr>
            </w:pPr>
            <w:r>
              <w:rPr>
                <w:rFonts w:hint="cs"/>
                <w:b/>
                <w:bCs/>
                <w:sz w:val="24"/>
                <w:szCs w:val="24"/>
                <w:rtl/>
              </w:rPr>
              <w:t>116</w:t>
            </w:r>
            <w:r w:rsidR="00E87155">
              <w:rPr>
                <w:b/>
                <w:bCs/>
                <w:sz w:val="24"/>
                <w:szCs w:val="24"/>
              </w:rPr>
              <w:t>TC</w:t>
            </w:r>
          </w:p>
        </w:tc>
        <w:tc>
          <w:tcPr>
            <w:tcW w:w="3115" w:type="dxa"/>
          </w:tcPr>
          <w:p w14:paraId="78998C01" w14:textId="77777777" w:rsidR="00C12AFA" w:rsidRPr="00180359" w:rsidRDefault="005C58BA" w:rsidP="002C4938">
            <w:pPr>
              <w:rPr>
                <w:b/>
                <w:bCs/>
                <w:sz w:val="24"/>
                <w:szCs w:val="24"/>
                <w:rtl/>
              </w:rPr>
            </w:pPr>
            <w:r>
              <w:rPr>
                <w:rFonts w:hint="cs"/>
                <w:b/>
                <w:bCs/>
                <w:sz w:val="24"/>
                <w:szCs w:val="24"/>
                <w:rtl/>
              </w:rPr>
              <w:t>בדוק שלא ניתן לשנות כמות פריטים ע"י ערך שאינו מספר</w:t>
            </w:r>
          </w:p>
        </w:tc>
        <w:tc>
          <w:tcPr>
            <w:tcW w:w="2218" w:type="dxa"/>
            <w:vMerge/>
          </w:tcPr>
          <w:p w14:paraId="359CF12F" w14:textId="77777777" w:rsidR="00C12AFA" w:rsidRPr="00180359" w:rsidRDefault="00C12AFA" w:rsidP="002C4938">
            <w:pPr>
              <w:rPr>
                <w:b/>
                <w:bCs/>
                <w:sz w:val="36"/>
                <w:szCs w:val="36"/>
                <w:rtl/>
              </w:rPr>
            </w:pPr>
          </w:p>
        </w:tc>
      </w:tr>
      <w:tr w:rsidR="00C12AFA" w:rsidRPr="00180359" w14:paraId="471C0651" w14:textId="77777777" w:rsidTr="00317BE2">
        <w:trPr>
          <w:trHeight w:val="274"/>
        </w:trPr>
        <w:tc>
          <w:tcPr>
            <w:tcW w:w="2963" w:type="dxa"/>
          </w:tcPr>
          <w:p w14:paraId="286286F6" w14:textId="77777777" w:rsidR="00C12AFA" w:rsidRPr="00180359" w:rsidRDefault="005C58BA" w:rsidP="00E87155">
            <w:pPr>
              <w:jc w:val="center"/>
              <w:rPr>
                <w:b/>
                <w:bCs/>
                <w:sz w:val="24"/>
                <w:szCs w:val="24"/>
                <w:rtl/>
              </w:rPr>
            </w:pPr>
            <w:r>
              <w:rPr>
                <w:rFonts w:hint="cs"/>
                <w:b/>
                <w:bCs/>
                <w:sz w:val="24"/>
                <w:szCs w:val="24"/>
                <w:rtl/>
              </w:rPr>
              <w:t>117</w:t>
            </w:r>
            <w:r w:rsidR="00E87155">
              <w:rPr>
                <w:b/>
                <w:bCs/>
                <w:sz w:val="24"/>
                <w:szCs w:val="24"/>
              </w:rPr>
              <w:t>TC</w:t>
            </w:r>
          </w:p>
        </w:tc>
        <w:tc>
          <w:tcPr>
            <w:tcW w:w="3115" w:type="dxa"/>
          </w:tcPr>
          <w:p w14:paraId="66E04B47" w14:textId="77777777" w:rsidR="00C12AFA" w:rsidRPr="00180359" w:rsidRDefault="005C58BA" w:rsidP="002C4938">
            <w:pPr>
              <w:rPr>
                <w:b/>
                <w:bCs/>
                <w:sz w:val="24"/>
                <w:szCs w:val="24"/>
                <w:rtl/>
              </w:rPr>
            </w:pPr>
            <w:r>
              <w:rPr>
                <w:rFonts w:hint="cs"/>
                <w:b/>
                <w:bCs/>
                <w:sz w:val="24"/>
                <w:szCs w:val="24"/>
                <w:rtl/>
              </w:rPr>
              <w:t>בדוק שלא ניתן להוסיף פריט שאינו במלאי</w:t>
            </w:r>
          </w:p>
        </w:tc>
        <w:tc>
          <w:tcPr>
            <w:tcW w:w="2218" w:type="dxa"/>
            <w:vMerge/>
          </w:tcPr>
          <w:p w14:paraId="45B4E0AC" w14:textId="77777777" w:rsidR="00C12AFA" w:rsidRPr="00180359" w:rsidRDefault="00C12AFA" w:rsidP="002C4938">
            <w:pPr>
              <w:rPr>
                <w:b/>
                <w:bCs/>
                <w:sz w:val="36"/>
                <w:szCs w:val="36"/>
                <w:rtl/>
              </w:rPr>
            </w:pPr>
          </w:p>
        </w:tc>
      </w:tr>
      <w:tr w:rsidR="00C12AFA" w:rsidRPr="00180359" w14:paraId="007544FC" w14:textId="77777777" w:rsidTr="00317BE2">
        <w:trPr>
          <w:trHeight w:val="274"/>
        </w:trPr>
        <w:tc>
          <w:tcPr>
            <w:tcW w:w="2963" w:type="dxa"/>
          </w:tcPr>
          <w:p w14:paraId="192B377B" w14:textId="77777777" w:rsidR="00C12AFA" w:rsidRPr="00180359" w:rsidRDefault="005C58BA" w:rsidP="00E87155">
            <w:pPr>
              <w:jc w:val="center"/>
              <w:rPr>
                <w:b/>
                <w:bCs/>
                <w:sz w:val="24"/>
                <w:szCs w:val="24"/>
                <w:rtl/>
              </w:rPr>
            </w:pPr>
            <w:r>
              <w:rPr>
                <w:rFonts w:hint="cs"/>
                <w:b/>
                <w:bCs/>
                <w:sz w:val="24"/>
                <w:szCs w:val="24"/>
                <w:rtl/>
              </w:rPr>
              <w:t>118</w:t>
            </w:r>
            <w:r w:rsidR="00E87155">
              <w:rPr>
                <w:b/>
                <w:bCs/>
                <w:sz w:val="24"/>
                <w:szCs w:val="24"/>
              </w:rPr>
              <w:t>TC</w:t>
            </w:r>
          </w:p>
        </w:tc>
        <w:tc>
          <w:tcPr>
            <w:tcW w:w="3115" w:type="dxa"/>
          </w:tcPr>
          <w:p w14:paraId="29FC2C4C" w14:textId="77777777" w:rsidR="00C12AFA" w:rsidRPr="00180359" w:rsidRDefault="005C58BA" w:rsidP="002C4938">
            <w:pPr>
              <w:rPr>
                <w:b/>
                <w:bCs/>
                <w:sz w:val="24"/>
                <w:szCs w:val="24"/>
                <w:rtl/>
              </w:rPr>
            </w:pPr>
            <w:r>
              <w:rPr>
                <w:rFonts w:hint="cs"/>
                <w:b/>
                <w:bCs/>
                <w:sz w:val="24"/>
                <w:szCs w:val="24"/>
                <w:rtl/>
              </w:rPr>
              <w:t>בדוק שמחיקת פריט אחד איננה מוחקת את כל המוצרים בעגלה</w:t>
            </w:r>
          </w:p>
        </w:tc>
        <w:tc>
          <w:tcPr>
            <w:tcW w:w="2218" w:type="dxa"/>
            <w:vMerge/>
          </w:tcPr>
          <w:p w14:paraId="4A3C2571" w14:textId="77777777" w:rsidR="00C12AFA" w:rsidRPr="00180359" w:rsidRDefault="00C12AFA" w:rsidP="002C4938">
            <w:pPr>
              <w:rPr>
                <w:b/>
                <w:bCs/>
                <w:sz w:val="36"/>
                <w:szCs w:val="36"/>
                <w:rtl/>
              </w:rPr>
            </w:pPr>
          </w:p>
        </w:tc>
      </w:tr>
      <w:tr w:rsidR="00C12AFA" w:rsidRPr="00180359" w14:paraId="0F890C9A" w14:textId="77777777" w:rsidTr="00317BE2">
        <w:trPr>
          <w:trHeight w:val="274"/>
        </w:trPr>
        <w:tc>
          <w:tcPr>
            <w:tcW w:w="2963" w:type="dxa"/>
          </w:tcPr>
          <w:p w14:paraId="2DE41E5C" w14:textId="77777777" w:rsidR="00C12AFA" w:rsidRPr="00180359" w:rsidRDefault="005C58BA" w:rsidP="00E87155">
            <w:pPr>
              <w:jc w:val="center"/>
              <w:rPr>
                <w:b/>
                <w:bCs/>
                <w:sz w:val="24"/>
                <w:szCs w:val="24"/>
                <w:rtl/>
              </w:rPr>
            </w:pPr>
            <w:r>
              <w:rPr>
                <w:rFonts w:hint="cs"/>
                <w:b/>
                <w:bCs/>
                <w:sz w:val="24"/>
                <w:szCs w:val="24"/>
                <w:rtl/>
              </w:rPr>
              <w:t>119</w:t>
            </w:r>
            <w:r w:rsidR="00E87155">
              <w:rPr>
                <w:b/>
                <w:bCs/>
                <w:sz w:val="24"/>
                <w:szCs w:val="24"/>
              </w:rPr>
              <w:t>TC</w:t>
            </w:r>
          </w:p>
        </w:tc>
        <w:tc>
          <w:tcPr>
            <w:tcW w:w="3115" w:type="dxa"/>
          </w:tcPr>
          <w:p w14:paraId="236D8CB6" w14:textId="77777777" w:rsidR="00C12AFA" w:rsidRPr="00180359" w:rsidRDefault="005C58BA" w:rsidP="002C4938">
            <w:pPr>
              <w:rPr>
                <w:b/>
                <w:bCs/>
                <w:sz w:val="24"/>
                <w:szCs w:val="24"/>
                <w:rtl/>
              </w:rPr>
            </w:pPr>
            <w:r>
              <w:rPr>
                <w:rFonts w:hint="cs"/>
                <w:b/>
                <w:bCs/>
                <w:sz w:val="24"/>
                <w:szCs w:val="24"/>
                <w:rtl/>
              </w:rPr>
              <w:t xml:space="preserve">בדוק שלא ניתן לשנות למספרים </w:t>
            </w:r>
            <w:proofErr w:type="spellStart"/>
            <w:r>
              <w:rPr>
                <w:rFonts w:hint="cs"/>
                <w:b/>
                <w:bCs/>
                <w:sz w:val="24"/>
                <w:szCs w:val="24"/>
                <w:rtl/>
              </w:rPr>
              <w:t>עשרונים</w:t>
            </w:r>
            <w:proofErr w:type="spellEnd"/>
            <w:r>
              <w:rPr>
                <w:rFonts w:hint="cs"/>
                <w:b/>
                <w:bCs/>
                <w:sz w:val="24"/>
                <w:szCs w:val="24"/>
                <w:rtl/>
              </w:rPr>
              <w:t xml:space="preserve"> בכמות המוצר</w:t>
            </w:r>
          </w:p>
        </w:tc>
        <w:tc>
          <w:tcPr>
            <w:tcW w:w="2218" w:type="dxa"/>
            <w:vMerge/>
          </w:tcPr>
          <w:p w14:paraId="3CBBE691" w14:textId="77777777" w:rsidR="00C12AFA" w:rsidRPr="00180359" w:rsidRDefault="00C12AFA" w:rsidP="002C4938">
            <w:pPr>
              <w:rPr>
                <w:b/>
                <w:bCs/>
                <w:sz w:val="36"/>
                <w:szCs w:val="36"/>
                <w:rtl/>
              </w:rPr>
            </w:pPr>
          </w:p>
        </w:tc>
      </w:tr>
      <w:tr w:rsidR="00C12AFA" w:rsidRPr="00180359" w14:paraId="1D8CAD23" w14:textId="77777777" w:rsidTr="00317BE2">
        <w:trPr>
          <w:trHeight w:val="274"/>
        </w:trPr>
        <w:tc>
          <w:tcPr>
            <w:tcW w:w="2963" w:type="dxa"/>
          </w:tcPr>
          <w:p w14:paraId="17B5297E" w14:textId="77777777" w:rsidR="00C12AFA" w:rsidRPr="00180359" w:rsidRDefault="005C58BA" w:rsidP="00E87155">
            <w:pPr>
              <w:jc w:val="center"/>
              <w:rPr>
                <w:b/>
                <w:bCs/>
                <w:sz w:val="24"/>
                <w:szCs w:val="24"/>
                <w:rtl/>
              </w:rPr>
            </w:pPr>
            <w:r>
              <w:rPr>
                <w:rFonts w:hint="cs"/>
                <w:b/>
                <w:bCs/>
                <w:sz w:val="24"/>
                <w:szCs w:val="24"/>
                <w:rtl/>
              </w:rPr>
              <w:t>120</w:t>
            </w:r>
            <w:r w:rsidR="00E87155">
              <w:rPr>
                <w:b/>
                <w:bCs/>
                <w:sz w:val="24"/>
                <w:szCs w:val="24"/>
              </w:rPr>
              <w:t>TC</w:t>
            </w:r>
          </w:p>
        </w:tc>
        <w:tc>
          <w:tcPr>
            <w:tcW w:w="3115" w:type="dxa"/>
          </w:tcPr>
          <w:p w14:paraId="1C058D6F" w14:textId="77777777" w:rsidR="00C12AFA" w:rsidRPr="00180359" w:rsidRDefault="005C58BA" w:rsidP="002C4938">
            <w:pPr>
              <w:rPr>
                <w:b/>
                <w:bCs/>
                <w:sz w:val="24"/>
                <w:szCs w:val="24"/>
                <w:rtl/>
              </w:rPr>
            </w:pPr>
            <w:r>
              <w:rPr>
                <w:rFonts w:hint="cs"/>
                <w:b/>
                <w:bCs/>
                <w:sz w:val="24"/>
                <w:szCs w:val="24"/>
                <w:rtl/>
              </w:rPr>
              <w:t>בדוק שכפתור "עדכן סל" מחזיר שגיאה כאשר יש מספר עשרוני</w:t>
            </w:r>
          </w:p>
        </w:tc>
        <w:tc>
          <w:tcPr>
            <w:tcW w:w="2218" w:type="dxa"/>
            <w:vMerge/>
          </w:tcPr>
          <w:p w14:paraId="1C0F99D1" w14:textId="77777777" w:rsidR="00C12AFA" w:rsidRPr="00180359" w:rsidRDefault="00C12AFA" w:rsidP="002C4938">
            <w:pPr>
              <w:rPr>
                <w:b/>
                <w:bCs/>
                <w:sz w:val="36"/>
                <w:szCs w:val="36"/>
                <w:rtl/>
              </w:rPr>
            </w:pPr>
          </w:p>
        </w:tc>
      </w:tr>
      <w:tr w:rsidR="00C12AFA" w:rsidRPr="00180359" w14:paraId="73B02009" w14:textId="77777777" w:rsidTr="00317BE2">
        <w:trPr>
          <w:trHeight w:val="274"/>
        </w:trPr>
        <w:tc>
          <w:tcPr>
            <w:tcW w:w="2963" w:type="dxa"/>
          </w:tcPr>
          <w:p w14:paraId="38DAD2C2" w14:textId="77777777" w:rsidR="00C12AFA" w:rsidRPr="00180359" w:rsidRDefault="005C58BA" w:rsidP="00E87155">
            <w:pPr>
              <w:jc w:val="center"/>
              <w:rPr>
                <w:b/>
                <w:bCs/>
                <w:sz w:val="24"/>
                <w:szCs w:val="24"/>
                <w:rtl/>
              </w:rPr>
            </w:pPr>
            <w:r>
              <w:rPr>
                <w:rFonts w:hint="cs"/>
                <w:b/>
                <w:bCs/>
                <w:sz w:val="24"/>
                <w:szCs w:val="24"/>
                <w:rtl/>
              </w:rPr>
              <w:t>121</w:t>
            </w:r>
            <w:r w:rsidR="00E87155">
              <w:rPr>
                <w:b/>
                <w:bCs/>
                <w:sz w:val="24"/>
                <w:szCs w:val="24"/>
              </w:rPr>
              <w:t>TC</w:t>
            </w:r>
          </w:p>
        </w:tc>
        <w:tc>
          <w:tcPr>
            <w:tcW w:w="3115" w:type="dxa"/>
          </w:tcPr>
          <w:p w14:paraId="3DD43B69" w14:textId="77777777" w:rsidR="00C12AFA" w:rsidRPr="00180359" w:rsidRDefault="005C58BA" w:rsidP="002C4938">
            <w:pPr>
              <w:rPr>
                <w:b/>
                <w:bCs/>
                <w:sz w:val="24"/>
                <w:szCs w:val="24"/>
                <w:rtl/>
              </w:rPr>
            </w:pPr>
            <w:r>
              <w:rPr>
                <w:rFonts w:hint="cs"/>
                <w:b/>
                <w:bCs/>
                <w:sz w:val="24"/>
                <w:szCs w:val="24"/>
                <w:rtl/>
              </w:rPr>
              <w:t>בדוק שהכפתור "עדכן סל" מחזיר שגיאה כאשר יש משנים לאותיות בכמות</w:t>
            </w:r>
          </w:p>
        </w:tc>
        <w:tc>
          <w:tcPr>
            <w:tcW w:w="2218" w:type="dxa"/>
            <w:vMerge/>
          </w:tcPr>
          <w:p w14:paraId="11F80A4E" w14:textId="77777777" w:rsidR="00C12AFA" w:rsidRPr="00180359" w:rsidRDefault="00C12AFA" w:rsidP="002C4938">
            <w:pPr>
              <w:rPr>
                <w:b/>
                <w:bCs/>
                <w:sz w:val="36"/>
                <w:szCs w:val="36"/>
                <w:rtl/>
              </w:rPr>
            </w:pPr>
          </w:p>
        </w:tc>
      </w:tr>
      <w:tr w:rsidR="00C12AFA" w:rsidRPr="00180359" w14:paraId="174630A9" w14:textId="77777777" w:rsidTr="00317BE2">
        <w:trPr>
          <w:trHeight w:val="274"/>
        </w:trPr>
        <w:tc>
          <w:tcPr>
            <w:tcW w:w="2963" w:type="dxa"/>
          </w:tcPr>
          <w:p w14:paraId="46C9E0F8" w14:textId="77777777" w:rsidR="00C12AFA" w:rsidRPr="00180359" w:rsidRDefault="005C58BA" w:rsidP="00E87155">
            <w:pPr>
              <w:jc w:val="center"/>
              <w:rPr>
                <w:b/>
                <w:bCs/>
                <w:sz w:val="24"/>
                <w:szCs w:val="24"/>
                <w:rtl/>
              </w:rPr>
            </w:pPr>
            <w:r>
              <w:rPr>
                <w:rFonts w:hint="cs"/>
                <w:b/>
                <w:bCs/>
                <w:sz w:val="24"/>
                <w:szCs w:val="24"/>
                <w:rtl/>
              </w:rPr>
              <w:t>122</w:t>
            </w:r>
            <w:r w:rsidR="00E87155">
              <w:rPr>
                <w:b/>
                <w:bCs/>
                <w:sz w:val="24"/>
                <w:szCs w:val="24"/>
              </w:rPr>
              <w:t>TC</w:t>
            </w:r>
          </w:p>
        </w:tc>
        <w:tc>
          <w:tcPr>
            <w:tcW w:w="3115" w:type="dxa"/>
          </w:tcPr>
          <w:p w14:paraId="49C872EB" w14:textId="77777777" w:rsidR="00C12AFA" w:rsidRPr="00180359" w:rsidRDefault="005C58BA" w:rsidP="002C4938">
            <w:pPr>
              <w:rPr>
                <w:b/>
                <w:bCs/>
                <w:sz w:val="24"/>
                <w:szCs w:val="24"/>
                <w:rtl/>
              </w:rPr>
            </w:pPr>
            <w:r>
              <w:rPr>
                <w:rFonts w:hint="cs"/>
                <w:b/>
                <w:bCs/>
                <w:sz w:val="24"/>
                <w:szCs w:val="24"/>
                <w:rtl/>
              </w:rPr>
              <w:t>בדוק שלא ניתן לבצע תשלום שהעגלה ריקה</w:t>
            </w:r>
          </w:p>
        </w:tc>
        <w:tc>
          <w:tcPr>
            <w:tcW w:w="2218" w:type="dxa"/>
            <w:vMerge/>
          </w:tcPr>
          <w:p w14:paraId="29ED7FA2" w14:textId="77777777" w:rsidR="00C12AFA" w:rsidRPr="00180359" w:rsidRDefault="00C12AFA" w:rsidP="002C4938">
            <w:pPr>
              <w:rPr>
                <w:b/>
                <w:bCs/>
                <w:sz w:val="24"/>
                <w:szCs w:val="24"/>
                <w:rtl/>
              </w:rPr>
            </w:pPr>
          </w:p>
        </w:tc>
      </w:tr>
      <w:tr w:rsidR="00C12AFA" w:rsidRPr="00180359" w14:paraId="38FAF959" w14:textId="77777777" w:rsidTr="00317BE2">
        <w:trPr>
          <w:trHeight w:val="274"/>
        </w:trPr>
        <w:tc>
          <w:tcPr>
            <w:tcW w:w="2963" w:type="dxa"/>
          </w:tcPr>
          <w:p w14:paraId="7AC58FD1" w14:textId="77777777" w:rsidR="00C12AFA" w:rsidRPr="00180359" w:rsidRDefault="005C58BA" w:rsidP="00E87155">
            <w:pPr>
              <w:jc w:val="center"/>
              <w:rPr>
                <w:b/>
                <w:bCs/>
                <w:sz w:val="24"/>
                <w:szCs w:val="24"/>
                <w:rtl/>
              </w:rPr>
            </w:pPr>
            <w:r>
              <w:rPr>
                <w:rFonts w:hint="cs"/>
                <w:b/>
                <w:bCs/>
                <w:sz w:val="24"/>
                <w:szCs w:val="24"/>
                <w:rtl/>
              </w:rPr>
              <w:t>123</w:t>
            </w:r>
            <w:r w:rsidR="00E87155">
              <w:rPr>
                <w:b/>
                <w:bCs/>
                <w:sz w:val="24"/>
                <w:szCs w:val="24"/>
              </w:rPr>
              <w:t>TC</w:t>
            </w:r>
          </w:p>
        </w:tc>
        <w:tc>
          <w:tcPr>
            <w:tcW w:w="3115" w:type="dxa"/>
          </w:tcPr>
          <w:p w14:paraId="082B4F9F" w14:textId="77777777" w:rsidR="00C12AFA" w:rsidRPr="00180359" w:rsidRDefault="005C58BA" w:rsidP="002C4938">
            <w:pPr>
              <w:rPr>
                <w:b/>
                <w:bCs/>
                <w:sz w:val="24"/>
                <w:szCs w:val="24"/>
                <w:rtl/>
              </w:rPr>
            </w:pPr>
            <w:r>
              <w:rPr>
                <w:rFonts w:hint="cs"/>
                <w:b/>
                <w:bCs/>
                <w:sz w:val="24"/>
                <w:szCs w:val="24"/>
                <w:rtl/>
              </w:rPr>
              <w:t>בדוק שכפתור "ניקוי סל" מבצע ניקוי של כל המוצרים</w:t>
            </w:r>
          </w:p>
        </w:tc>
        <w:tc>
          <w:tcPr>
            <w:tcW w:w="2218" w:type="dxa"/>
            <w:vMerge/>
          </w:tcPr>
          <w:p w14:paraId="009A42A2" w14:textId="77777777" w:rsidR="00C12AFA" w:rsidRPr="00180359" w:rsidRDefault="00C12AFA" w:rsidP="002C4938">
            <w:pPr>
              <w:rPr>
                <w:b/>
                <w:bCs/>
                <w:sz w:val="24"/>
                <w:szCs w:val="24"/>
                <w:rtl/>
              </w:rPr>
            </w:pPr>
          </w:p>
        </w:tc>
      </w:tr>
      <w:tr w:rsidR="00C12AFA" w:rsidRPr="00180359" w14:paraId="56313A45" w14:textId="77777777" w:rsidTr="00317BE2">
        <w:trPr>
          <w:trHeight w:val="274"/>
        </w:trPr>
        <w:tc>
          <w:tcPr>
            <w:tcW w:w="2963" w:type="dxa"/>
          </w:tcPr>
          <w:p w14:paraId="0F3CA387" w14:textId="77777777" w:rsidR="00C12AFA" w:rsidRPr="00180359" w:rsidRDefault="005C58BA" w:rsidP="00E87155">
            <w:pPr>
              <w:jc w:val="center"/>
              <w:rPr>
                <w:b/>
                <w:bCs/>
                <w:sz w:val="24"/>
                <w:szCs w:val="24"/>
                <w:rtl/>
              </w:rPr>
            </w:pPr>
            <w:r>
              <w:rPr>
                <w:rFonts w:hint="cs"/>
                <w:b/>
                <w:bCs/>
                <w:sz w:val="24"/>
                <w:szCs w:val="24"/>
                <w:rtl/>
              </w:rPr>
              <w:t>124</w:t>
            </w:r>
            <w:r w:rsidR="00E87155">
              <w:rPr>
                <w:b/>
                <w:bCs/>
                <w:sz w:val="24"/>
                <w:szCs w:val="24"/>
              </w:rPr>
              <w:t>TC</w:t>
            </w:r>
          </w:p>
        </w:tc>
        <w:tc>
          <w:tcPr>
            <w:tcW w:w="3115" w:type="dxa"/>
          </w:tcPr>
          <w:p w14:paraId="245A28F8" w14:textId="77777777" w:rsidR="00C12AFA" w:rsidRPr="00180359" w:rsidRDefault="00317BE2" w:rsidP="002C4938">
            <w:pPr>
              <w:rPr>
                <w:b/>
                <w:bCs/>
                <w:sz w:val="24"/>
                <w:szCs w:val="24"/>
                <w:rtl/>
              </w:rPr>
            </w:pPr>
            <w:r>
              <w:rPr>
                <w:rFonts w:hint="cs"/>
                <w:b/>
                <w:bCs/>
                <w:sz w:val="24"/>
                <w:szCs w:val="24"/>
                <w:rtl/>
              </w:rPr>
              <w:t>בדוק שלא ניתן לבצע תשלום על מוצר שמשנים לכמות 0</w:t>
            </w:r>
          </w:p>
        </w:tc>
        <w:tc>
          <w:tcPr>
            <w:tcW w:w="2218" w:type="dxa"/>
            <w:vMerge/>
          </w:tcPr>
          <w:p w14:paraId="31E26B0A" w14:textId="77777777" w:rsidR="00C12AFA" w:rsidRPr="00180359" w:rsidRDefault="00C12AFA" w:rsidP="002C4938">
            <w:pPr>
              <w:rPr>
                <w:b/>
                <w:bCs/>
                <w:sz w:val="24"/>
                <w:szCs w:val="24"/>
                <w:rtl/>
              </w:rPr>
            </w:pPr>
          </w:p>
        </w:tc>
      </w:tr>
    </w:tbl>
    <w:p w14:paraId="39954887" w14:textId="77777777" w:rsidR="00F561C8" w:rsidRDefault="00F561C8" w:rsidP="005C58BA">
      <w:pPr>
        <w:rPr>
          <w:b/>
          <w:bCs/>
          <w:sz w:val="24"/>
          <w:szCs w:val="24"/>
          <w:rtl/>
        </w:rPr>
      </w:pPr>
    </w:p>
    <w:p w14:paraId="2F0C2641" w14:textId="77777777" w:rsidR="008D03B0" w:rsidRDefault="008D03B0" w:rsidP="005C58BA">
      <w:pPr>
        <w:rPr>
          <w:b/>
          <w:bCs/>
          <w:sz w:val="24"/>
          <w:szCs w:val="24"/>
          <w:rtl/>
        </w:rPr>
      </w:pPr>
    </w:p>
    <w:p w14:paraId="002462D6" w14:textId="77777777" w:rsidR="008D03B0" w:rsidRDefault="008D03B0" w:rsidP="005C58BA">
      <w:pPr>
        <w:rPr>
          <w:b/>
          <w:bCs/>
          <w:sz w:val="24"/>
          <w:szCs w:val="24"/>
          <w:rtl/>
        </w:rPr>
      </w:pPr>
    </w:p>
    <w:p w14:paraId="0EF04958" w14:textId="77777777" w:rsidR="008D03B0" w:rsidRDefault="008D03B0" w:rsidP="005C58BA">
      <w:pPr>
        <w:rPr>
          <w:b/>
          <w:bCs/>
          <w:sz w:val="24"/>
          <w:szCs w:val="24"/>
          <w:rtl/>
        </w:rPr>
      </w:pPr>
    </w:p>
    <w:p w14:paraId="333A5EC8" w14:textId="77777777" w:rsidR="008D03B0" w:rsidRDefault="008D03B0" w:rsidP="005C58BA">
      <w:pPr>
        <w:rPr>
          <w:b/>
          <w:bCs/>
          <w:sz w:val="24"/>
          <w:szCs w:val="24"/>
          <w:rtl/>
        </w:rPr>
      </w:pPr>
    </w:p>
    <w:p w14:paraId="6152EE22" w14:textId="77777777" w:rsidR="008D03B0" w:rsidRDefault="008D03B0" w:rsidP="005C58BA">
      <w:pPr>
        <w:rPr>
          <w:b/>
          <w:bCs/>
          <w:sz w:val="24"/>
          <w:szCs w:val="24"/>
          <w:rtl/>
        </w:rPr>
      </w:pPr>
    </w:p>
    <w:p w14:paraId="45868BB5" w14:textId="77777777" w:rsidR="008D03B0" w:rsidRDefault="008D03B0" w:rsidP="005C58BA">
      <w:pPr>
        <w:rPr>
          <w:b/>
          <w:bCs/>
          <w:sz w:val="24"/>
          <w:szCs w:val="24"/>
          <w:rtl/>
        </w:rPr>
      </w:pPr>
    </w:p>
    <w:p w14:paraId="55AA742C" w14:textId="77777777" w:rsidR="008D03B0" w:rsidRPr="005C58BA" w:rsidRDefault="008D03B0" w:rsidP="005C58BA">
      <w:pPr>
        <w:rPr>
          <w:b/>
          <w:bCs/>
          <w:sz w:val="24"/>
          <w:szCs w:val="24"/>
          <w:rtl/>
        </w:rPr>
      </w:pPr>
    </w:p>
    <w:p w14:paraId="07379886" w14:textId="77777777" w:rsidR="00C12AFA" w:rsidRPr="00180359" w:rsidRDefault="00C12AFA" w:rsidP="00C12AFA">
      <w:pPr>
        <w:rPr>
          <w:b/>
          <w:bCs/>
          <w:sz w:val="36"/>
          <w:szCs w:val="36"/>
          <w:rtl/>
        </w:rPr>
      </w:pPr>
    </w:p>
    <w:tbl>
      <w:tblPr>
        <w:tblStyle w:val="af7"/>
        <w:tblpPr w:leftFromText="180" w:rightFromText="180" w:vertAnchor="text" w:tblpXSpec="right" w:tblpY="1"/>
        <w:tblOverlap w:val="never"/>
        <w:bidiVisual/>
        <w:tblW w:w="0" w:type="auto"/>
        <w:tblLook w:val="04A0" w:firstRow="1" w:lastRow="0" w:firstColumn="1" w:lastColumn="0" w:noHBand="0" w:noVBand="1"/>
      </w:tblPr>
      <w:tblGrid>
        <w:gridCol w:w="3478"/>
        <w:gridCol w:w="3478"/>
        <w:gridCol w:w="1267"/>
      </w:tblGrid>
      <w:tr w:rsidR="00C12AFA" w:rsidRPr="00180359" w14:paraId="294BF8AE" w14:textId="77777777" w:rsidTr="008D03B0">
        <w:trPr>
          <w:trHeight w:val="274"/>
        </w:trPr>
        <w:tc>
          <w:tcPr>
            <w:tcW w:w="3478" w:type="dxa"/>
          </w:tcPr>
          <w:p w14:paraId="7AE30CAA" w14:textId="77777777" w:rsidR="00C12AFA" w:rsidRPr="00180359" w:rsidRDefault="00C12AFA" w:rsidP="002C4938">
            <w:pPr>
              <w:rPr>
                <w:b/>
                <w:bCs/>
                <w:sz w:val="36"/>
                <w:szCs w:val="36"/>
                <w:rtl/>
              </w:rPr>
            </w:pPr>
            <w:r w:rsidRPr="00180359">
              <w:rPr>
                <w:rFonts w:hint="cs"/>
                <w:b/>
                <w:bCs/>
                <w:sz w:val="36"/>
                <w:szCs w:val="36"/>
                <w:rtl/>
              </w:rPr>
              <w:lastRenderedPageBreak/>
              <w:t>מספר בדיקה</w:t>
            </w:r>
          </w:p>
        </w:tc>
        <w:tc>
          <w:tcPr>
            <w:tcW w:w="3478" w:type="dxa"/>
          </w:tcPr>
          <w:p w14:paraId="7369DA9A" w14:textId="77777777" w:rsidR="00C12AFA" w:rsidRPr="00180359" w:rsidRDefault="00C12AFA" w:rsidP="002C4938">
            <w:pPr>
              <w:rPr>
                <w:b/>
                <w:bCs/>
                <w:sz w:val="36"/>
                <w:szCs w:val="36"/>
                <w:rtl/>
              </w:rPr>
            </w:pPr>
            <w:r w:rsidRPr="00180359">
              <w:rPr>
                <w:rFonts w:hint="cs"/>
                <w:b/>
                <w:bCs/>
                <w:sz w:val="36"/>
                <w:szCs w:val="36"/>
                <w:rtl/>
              </w:rPr>
              <w:t>מקרי בדיקה</w:t>
            </w:r>
          </w:p>
        </w:tc>
        <w:tc>
          <w:tcPr>
            <w:tcW w:w="1267" w:type="dxa"/>
            <w:vMerge w:val="restart"/>
          </w:tcPr>
          <w:p w14:paraId="3EF44819" w14:textId="77777777" w:rsidR="00851D2F" w:rsidRDefault="00851D2F" w:rsidP="002C4938">
            <w:pPr>
              <w:rPr>
                <w:b/>
                <w:bCs/>
                <w:sz w:val="36"/>
                <w:szCs w:val="36"/>
                <w:rtl/>
              </w:rPr>
            </w:pPr>
          </w:p>
          <w:p w14:paraId="3C7EAE31" w14:textId="77777777" w:rsidR="00851D2F" w:rsidRDefault="00851D2F" w:rsidP="002C4938">
            <w:pPr>
              <w:rPr>
                <w:b/>
                <w:bCs/>
                <w:sz w:val="36"/>
                <w:szCs w:val="36"/>
                <w:rtl/>
              </w:rPr>
            </w:pPr>
          </w:p>
          <w:p w14:paraId="62ED4FBC" w14:textId="77777777" w:rsidR="008D03B0" w:rsidRDefault="008D03B0" w:rsidP="002C4938">
            <w:pPr>
              <w:rPr>
                <w:b/>
                <w:bCs/>
                <w:sz w:val="36"/>
                <w:szCs w:val="36"/>
                <w:rtl/>
              </w:rPr>
            </w:pPr>
          </w:p>
          <w:p w14:paraId="4518D981" w14:textId="77777777" w:rsidR="008D03B0" w:rsidRDefault="008D03B0" w:rsidP="002C4938">
            <w:pPr>
              <w:rPr>
                <w:b/>
                <w:bCs/>
                <w:sz w:val="36"/>
                <w:szCs w:val="36"/>
                <w:rtl/>
              </w:rPr>
            </w:pPr>
          </w:p>
          <w:p w14:paraId="655D0D84" w14:textId="77777777" w:rsidR="008D03B0" w:rsidRDefault="008D03B0" w:rsidP="002C4938">
            <w:pPr>
              <w:rPr>
                <w:b/>
                <w:bCs/>
                <w:sz w:val="36"/>
                <w:szCs w:val="36"/>
                <w:rtl/>
              </w:rPr>
            </w:pPr>
          </w:p>
          <w:p w14:paraId="3DDC711F" w14:textId="77777777" w:rsidR="00851D2F" w:rsidRDefault="00851D2F" w:rsidP="002C4938">
            <w:pPr>
              <w:rPr>
                <w:b/>
                <w:bCs/>
                <w:sz w:val="36"/>
                <w:szCs w:val="36"/>
                <w:rtl/>
              </w:rPr>
            </w:pPr>
          </w:p>
          <w:p w14:paraId="4CEC88E1" w14:textId="77777777" w:rsidR="00C12AFA" w:rsidRPr="00180359" w:rsidRDefault="005D6E03" w:rsidP="002C4938">
            <w:pPr>
              <w:rPr>
                <w:b/>
                <w:bCs/>
                <w:sz w:val="36"/>
                <w:szCs w:val="36"/>
                <w:rtl/>
              </w:rPr>
            </w:pPr>
            <w:r w:rsidRPr="00180359">
              <w:rPr>
                <w:rFonts w:hint="cs"/>
                <w:b/>
                <w:bCs/>
                <w:sz w:val="36"/>
                <w:szCs w:val="36"/>
                <w:rtl/>
              </w:rPr>
              <w:t>בדיקות גבולות קצה</w:t>
            </w:r>
          </w:p>
        </w:tc>
      </w:tr>
      <w:tr w:rsidR="00C12AFA" w:rsidRPr="00180359" w14:paraId="75BB8418" w14:textId="77777777" w:rsidTr="008D03B0">
        <w:trPr>
          <w:trHeight w:val="274"/>
        </w:trPr>
        <w:tc>
          <w:tcPr>
            <w:tcW w:w="3478" w:type="dxa"/>
          </w:tcPr>
          <w:p w14:paraId="628FF5FD" w14:textId="77777777" w:rsidR="00C12AFA" w:rsidRPr="00180359" w:rsidRDefault="00851D2F" w:rsidP="00E87155">
            <w:pPr>
              <w:jc w:val="center"/>
              <w:rPr>
                <w:b/>
                <w:bCs/>
                <w:sz w:val="24"/>
                <w:szCs w:val="24"/>
                <w:rtl/>
              </w:rPr>
            </w:pPr>
            <w:r>
              <w:rPr>
                <w:rFonts w:hint="cs"/>
                <w:b/>
                <w:bCs/>
                <w:sz w:val="24"/>
                <w:szCs w:val="24"/>
                <w:rtl/>
              </w:rPr>
              <w:t>125</w:t>
            </w:r>
            <w:r w:rsidR="00E87155">
              <w:rPr>
                <w:b/>
                <w:bCs/>
                <w:sz w:val="24"/>
                <w:szCs w:val="24"/>
              </w:rPr>
              <w:t>TC</w:t>
            </w:r>
          </w:p>
        </w:tc>
        <w:tc>
          <w:tcPr>
            <w:tcW w:w="3478" w:type="dxa"/>
          </w:tcPr>
          <w:p w14:paraId="47DCCF64" w14:textId="77777777" w:rsidR="00C12AFA" w:rsidRPr="00180359" w:rsidRDefault="0032747A" w:rsidP="002C4938">
            <w:pPr>
              <w:rPr>
                <w:b/>
                <w:bCs/>
                <w:sz w:val="24"/>
                <w:szCs w:val="24"/>
                <w:rtl/>
              </w:rPr>
            </w:pPr>
            <w:r>
              <w:rPr>
                <w:rFonts w:hint="cs"/>
                <w:b/>
                <w:bCs/>
                <w:sz w:val="24"/>
                <w:szCs w:val="24"/>
                <w:rtl/>
              </w:rPr>
              <w:t>בדוק שלא ניתן להוסיף פריט עם 5 ספרות</w:t>
            </w:r>
          </w:p>
        </w:tc>
        <w:tc>
          <w:tcPr>
            <w:tcW w:w="1267" w:type="dxa"/>
            <w:vMerge/>
          </w:tcPr>
          <w:p w14:paraId="7D0CF90E" w14:textId="77777777" w:rsidR="00C12AFA" w:rsidRPr="00180359" w:rsidRDefault="00C12AFA" w:rsidP="002C4938">
            <w:pPr>
              <w:rPr>
                <w:b/>
                <w:bCs/>
                <w:sz w:val="36"/>
                <w:szCs w:val="36"/>
                <w:rtl/>
              </w:rPr>
            </w:pPr>
          </w:p>
        </w:tc>
      </w:tr>
      <w:tr w:rsidR="00C12AFA" w:rsidRPr="00180359" w14:paraId="7F138F05" w14:textId="77777777" w:rsidTr="008D03B0">
        <w:trPr>
          <w:trHeight w:val="274"/>
        </w:trPr>
        <w:tc>
          <w:tcPr>
            <w:tcW w:w="3478" w:type="dxa"/>
          </w:tcPr>
          <w:p w14:paraId="35C79038" w14:textId="77777777" w:rsidR="00C12AFA" w:rsidRPr="00180359" w:rsidRDefault="00851D2F" w:rsidP="00E87155">
            <w:pPr>
              <w:jc w:val="center"/>
              <w:rPr>
                <w:b/>
                <w:bCs/>
                <w:sz w:val="24"/>
                <w:szCs w:val="24"/>
                <w:rtl/>
              </w:rPr>
            </w:pPr>
            <w:r>
              <w:rPr>
                <w:rFonts w:hint="cs"/>
                <w:b/>
                <w:bCs/>
                <w:sz w:val="24"/>
                <w:szCs w:val="24"/>
                <w:rtl/>
              </w:rPr>
              <w:t>126</w:t>
            </w:r>
            <w:r w:rsidR="00E87155">
              <w:rPr>
                <w:b/>
                <w:bCs/>
                <w:sz w:val="24"/>
                <w:szCs w:val="24"/>
              </w:rPr>
              <w:t>TC</w:t>
            </w:r>
          </w:p>
        </w:tc>
        <w:tc>
          <w:tcPr>
            <w:tcW w:w="3478" w:type="dxa"/>
          </w:tcPr>
          <w:p w14:paraId="43F485CA" w14:textId="77777777" w:rsidR="00C12AFA" w:rsidRPr="00180359" w:rsidRDefault="0032747A" w:rsidP="002C4938">
            <w:pPr>
              <w:rPr>
                <w:b/>
                <w:bCs/>
                <w:sz w:val="24"/>
                <w:szCs w:val="24"/>
                <w:rtl/>
              </w:rPr>
            </w:pPr>
            <w:r>
              <w:rPr>
                <w:rFonts w:hint="cs"/>
                <w:b/>
                <w:bCs/>
                <w:sz w:val="24"/>
                <w:szCs w:val="24"/>
                <w:rtl/>
              </w:rPr>
              <w:t>בדוק שלא ניתן להוסיף כמות עם מספר עשרוני</w:t>
            </w:r>
          </w:p>
        </w:tc>
        <w:tc>
          <w:tcPr>
            <w:tcW w:w="1267" w:type="dxa"/>
            <w:vMerge/>
          </w:tcPr>
          <w:p w14:paraId="16BD813C" w14:textId="77777777" w:rsidR="00C12AFA" w:rsidRPr="00180359" w:rsidRDefault="00C12AFA" w:rsidP="002C4938">
            <w:pPr>
              <w:rPr>
                <w:b/>
                <w:bCs/>
                <w:sz w:val="36"/>
                <w:szCs w:val="36"/>
                <w:rtl/>
              </w:rPr>
            </w:pPr>
          </w:p>
        </w:tc>
      </w:tr>
      <w:tr w:rsidR="00C12AFA" w:rsidRPr="00180359" w14:paraId="7B920988" w14:textId="77777777" w:rsidTr="008D03B0">
        <w:trPr>
          <w:trHeight w:val="286"/>
        </w:trPr>
        <w:tc>
          <w:tcPr>
            <w:tcW w:w="3478" w:type="dxa"/>
          </w:tcPr>
          <w:p w14:paraId="2C62A3CF" w14:textId="77777777" w:rsidR="00C12AFA" w:rsidRPr="00180359" w:rsidRDefault="00851D2F" w:rsidP="00E87155">
            <w:pPr>
              <w:jc w:val="center"/>
              <w:rPr>
                <w:b/>
                <w:bCs/>
                <w:sz w:val="24"/>
                <w:szCs w:val="24"/>
                <w:rtl/>
              </w:rPr>
            </w:pPr>
            <w:r>
              <w:rPr>
                <w:rFonts w:hint="cs"/>
                <w:b/>
                <w:bCs/>
                <w:sz w:val="24"/>
                <w:szCs w:val="24"/>
                <w:rtl/>
              </w:rPr>
              <w:t>127</w:t>
            </w:r>
            <w:r w:rsidR="00E87155">
              <w:rPr>
                <w:b/>
                <w:bCs/>
                <w:sz w:val="24"/>
                <w:szCs w:val="24"/>
              </w:rPr>
              <w:t>TC</w:t>
            </w:r>
          </w:p>
        </w:tc>
        <w:tc>
          <w:tcPr>
            <w:tcW w:w="3478" w:type="dxa"/>
          </w:tcPr>
          <w:p w14:paraId="5F3312BD" w14:textId="77777777" w:rsidR="00C12AFA" w:rsidRPr="00180359" w:rsidRDefault="0032747A" w:rsidP="002C4938">
            <w:pPr>
              <w:rPr>
                <w:b/>
                <w:bCs/>
                <w:sz w:val="24"/>
                <w:szCs w:val="24"/>
                <w:rtl/>
              </w:rPr>
            </w:pPr>
            <w:r>
              <w:rPr>
                <w:rFonts w:hint="cs"/>
                <w:b/>
                <w:bCs/>
                <w:sz w:val="24"/>
                <w:szCs w:val="24"/>
                <w:rtl/>
              </w:rPr>
              <w:t>בדוק שלא ניתן לעדכן כמות שלילית למוצר</w:t>
            </w:r>
          </w:p>
        </w:tc>
        <w:tc>
          <w:tcPr>
            <w:tcW w:w="1267" w:type="dxa"/>
            <w:vMerge/>
          </w:tcPr>
          <w:p w14:paraId="4562D4FF" w14:textId="77777777" w:rsidR="00C12AFA" w:rsidRPr="00180359" w:rsidRDefault="00C12AFA" w:rsidP="002C4938">
            <w:pPr>
              <w:rPr>
                <w:b/>
                <w:bCs/>
                <w:sz w:val="36"/>
                <w:szCs w:val="36"/>
                <w:rtl/>
              </w:rPr>
            </w:pPr>
          </w:p>
        </w:tc>
      </w:tr>
      <w:tr w:rsidR="00C12AFA" w:rsidRPr="00180359" w14:paraId="3D594894" w14:textId="77777777" w:rsidTr="008D03B0">
        <w:trPr>
          <w:trHeight w:val="274"/>
        </w:trPr>
        <w:tc>
          <w:tcPr>
            <w:tcW w:w="3478" w:type="dxa"/>
          </w:tcPr>
          <w:p w14:paraId="2C84B0E0" w14:textId="77777777" w:rsidR="00C12AFA" w:rsidRPr="00180359" w:rsidRDefault="00851D2F" w:rsidP="00E87155">
            <w:pPr>
              <w:jc w:val="center"/>
              <w:rPr>
                <w:b/>
                <w:bCs/>
                <w:sz w:val="24"/>
                <w:szCs w:val="24"/>
                <w:rtl/>
              </w:rPr>
            </w:pPr>
            <w:r>
              <w:rPr>
                <w:rFonts w:hint="cs"/>
                <w:b/>
                <w:bCs/>
                <w:sz w:val="24"/>
                <w:szCs w:val="24"/>
                <w:rtl/>
              </w:rPr>
              <w:t>128</w:t>
            </w:r>
            <w:r w:rsidR="00E87155">
              <w:rPr>
                <w:b/>
                <w:bCs/>
                <w:sz w:val="24"/>
                <w:szCs w:val="24"/>
              </w:rPr>
              <w:t>TC</w:t>
            </w:r>
          </w:p>
        </w:tc>
        <w:tc>
          <w:tcPr>
            <w:tcW w:w="3478" w:type="dxa"/>
          </w:tcPr>
          <w:p w14:paraId="79824E9F" w14:textId="77777777" w:rsidR="00C12AFA" w:rsidRPr="00180359" w:rsidRDefault="0032747A" w:rsidP="002C4938">
            <w:pPr>
              <w:rPr>
                <w:b/>
                <w:bCs/>
                <w:sz w:val="24"/>
                <w:szCs w:val="24"/>
                <w:rtl/>
              </w:rPr>
            </w:pPr>
            <w:r>
              <w:rPr>
                <w:rFonts w:hint="cs"/>
                <w:b/>
                <w:bCs/>
                <w:sz w:val="24"/>
                <w:szCs w:val="24"/>
                <w:rtl/>
              </w:rPr>
              <w:t>בדוק לחיצה כפולה ומהירה על כפתור "עדכון סל" לוודא שהכמות לא משתנה</w:t>
            </w:r>
          </w:p>
        </w:tc>
        <w:tc>
          <w:tcPr>
            <w:tcW w:w="1267" w:type="dxa"/>
            <w:vMerge/>
          </w:tcPr>
          <w:p w14:paraId="170F3462" w14:textId="77777777" w:rsidR="00C12AFA" w:rsidRPr="00180359" w:rsidRDefault="00C12AFA" w:rsidP="002C4938">
            <w:pPr>
              <w:rPr>
                <w:b/>
                <w:bCs/>
                <w:sz w:val="36"/>
                <w:szCs w:val="36"/>
                <w:rtl/>
              </w:rPr>
            </w:pPr>
          </w:p>
        </w:tc>
      </w:tr>
      <w:tr w:rsidR="00C12AFA" w:rsidRPr="00180359" w14:paraId="72E13567" w14:textId="77777777" w:rsidTr="008D03B0">
        <w:trPr>
          <w:trHeight w:val="274"/>
        </w:trPr>
        <w:tc>
          <w:tcPr>
            <w:tcW w:w="3478" w:type="dxa"/>
          </w:tcPr>
          <w:p w14:paraId="2542195A" w14:textId="77777777" w:rsidR="00C12AFA" w:rsidRPr="00180359" w:rsidRDefault="00851D2F" w:rsidP="00E87155">
            <w:pPr>
              <w:jc w:val="center"/>
              <w:rPr>
                <w:b/>
                <w:bCs/>
                <w:sz w:val="24"/>
                <w:szCs w:val="24"/>
                <w:rtl/>
              </w:rPr>
            </w:pPr>
            <w:r>
              <w:rPr>
                <w:rFonts w:hint="cs"/>
                <w:b/>
                <w:bCs/>
                <w:sz w:val="24"/>
                <w:szCs w:val="24"/>
                <w:rtl/>
              </w:rPr>
              <w:t>129</w:t>
            </w:r>
            <w:r w:rsidR="00E87155">
              <w:rPr>
                <w:b/>
                <w:bCs/>
                <w:sz w:val="24"/>
                <w:szCs w:val="24"/>
              </w:rPr>
              <w:t>TC</w:t>
            </w:r>
          </w:p>
        </w:tc>
        <w:tc>
          <w:tcPr>
            <w:tcW w:w="3478" w:type="dxa"/>
          </w:tcPr>
          <w:p w14:paraId="73D36563" w14:textId="77777777" w:rsidR="00C12AFA" w:rsidRPr="00180359" w:rsidRDefault="0032747A" w:rsidP="002C4938">
            <w:pPr>
              <w:rPr>
                <w:b/>
                <w:bCs/>
                <w:sz w:val="24"/>
                <w:szCs w:val="24"/>
                <w:rtl/>
              </w:rPr>
            </w:pPr>
            <w:r>
              <w:rPr>
                <w:rFonts w:hint="cs"/>
                <w:b/>
                <w:bCs/>
                <w:sz w:val="24"/>
                <w:szCs w:val="24"/>
                <w:rtl/>
              </w:rPr>
              <w:t>בדוק לחיצה כפולה ומהירה על כפתור "לתשלום" לוודא מעבר למסך אחד</w:t>
            </w:r>
          </w:p>
        </w:tc>
        <w:tc>
          <w:tcPr>
            <w:tcW w:w="1267" w:type="dxa"/>
            <w:vMerge/>
          </w:tcPr>
          <w:p w14:paraId="0FE5830D" w14:textId="77777777" w:rsidR="00C12AFA" w:rsidRPr="00180359" w:rsidRDefault="00C12AFA" w:rsidP="002C4938">
            <w:pPr>
              <w:rPr>
                <w:b/>
                <w:bCs/>
                <w:sz w:val="36"/>
                <w:szCs w:val="36"/>
                <w:rtl/>
              </w:rPr>
            </w:pPr>
          </w:p>
        </w:tc>
      </w:tr>
      <w:tr w:rsidR="00C12AFA" w:rsidRPr="00180359" w14:paraId="3CEC1FBE" w14:textId="77777777" w:rsidTr="008D03B0">
        <w:trPr>
          <w:trHeight w:val="274"/>
        </w:trPr>
        <w:tc>
          <w:tcPr>
            <w:tcW w:w="3478" w:type="dxa"/>
          </w:tcPr>
          <w:p w14:paraId="44CAACA6" w14:textId="77777777" w:rsidR="00C12AFA" w:rsidRPr="00180359" w:rsidRDefault="00851D2F" w:rsidP="00E87155">
            <w:pPr>
              <w:jc w:val="center"/>
              <w:rPr>
                <w:b/>
                <w:bCs/>
                <w:sz w:val="24"/>
                <w:szCs w:val="24"/>
                <w:rtl/>
              </w:rPr>
            </w:pPr>
            <w:r>
              <w:rPr>
                <w:rFonts w:hint="cs"/>
                <w:b/>
                <w:bCs/>
                <w:sz w:val="24"/>
                <w:szCs w:val="24"/>
                <w:rtl/>
              </w:rPr>
              <w:t>130</w:t>
            </w:r>
            <w:r w:rsidR="00E87155">
              <w:rPr>
                <w:b/>
                <w:bCs/>
                <w:sz w:val="24"/>
                <w:szCs w:val="24"/>
              </w:rPr>
              <w:t>TC</w:t>
            </w:r>
          </w:p>
        </w:tc>
        <w:tc>
          <w:tcPr>
            <w:tcW w:w="3478" w:type="dxa"/>
          </w:tcPr>
          <w:p w14:paraId="2E4E3C70" w14:textId="77777777" w:rsidR="00C12AFA" w:rsidRPr="00180359" w:rsidRDefault="0032747A" w:rsidP="002C4938">
            <w:pPr>
              <w:rPr>
                <w:b/>
                <w:bCs/>
                <w:sz w:val="24"/>
                <w:szCs w:val="24"/>
                <w:rtl/>
              </w:rPr>
            </w:pPr>
            <w:r>
              <w:rPr>
                <w:rFonts w:hint="cs"/>
                <w:b/>
                <w:bCs/>
                <w:sz w:val="24"/>
                <w:szCs w:val="24"/>
                <w:rtl/>
              </w:rPr>
              <w:t>בדוק הוספה והסרה של פריט אחד</w:t>
            </w:r>
          </w:p>
        </w:tc>
        <w:tc>
          <w:tcPr>
            <w:tcW w:w="1267" w:type="dxa"/>
            <w:vMerge/>
          </w:tcPr>
          <w:p w14:paraId="0A717041" w14:textId="77777777" w:rsidR="00C12AFA" w:rsidRPr="00180359" w:rsidRDefault="00C12AFA" w:rsidP="002C4938">
            <w:pPr>
              <w:rPr>
                <w:b/>
                <w:bCs/>
                <w:sz w:val="36"/>
                <w:szCs w:val="36"/>
                <w:rtl/>
              </w:rPr>
            </w:pPr>
          </w:p>
        </w:tc>
      </w:tr>
      <w:tr w:rsidR="00C12AFA" w:rsidRPr="00180359" w14:paraId="3D7C6ED5" w14:textId="77777777" w:rsidTr="008D03B0">
        <w:trPr>
          <w:trHeight w:val="274"/>
        </w:trPr>
        <w:tc>
          <w:tcPr>
            <w:tcW w:w="3478" w:type="dxa"/>
          </w:tcPr>
          <w:p w14:paraId="498A835B" w14:textId="77777777" w:rsidR="00C12AFA" w:rsidRPr="00180359" w:rsidRDefault="00851D2F" w:rsidP="00E87155">
            <w:pPr>
              <w:jc w:val="center"/>
              <w:rPr>
                <w:b/>
                <w:bCs/>
                <w:sz w:val="24"/>
                <w:szCs w:val="24"/>
                <w:rtl/>
              </w:rPr>
            </w:pPr>
            <w:r>
              <w:rPr>
                <w:rFonts w:hint="cs"/>
                <w:b/>
                <w:bCs/>
                <w:sz w:val="24"/>
                <w:szCs w:val="24"/>
                <w:rtl/>
              </w:rPr>
              <w:t>131</w:t>
            </w:r>
            <w:r w:rsidR="00E87155">
              <w:rPr>
                <w:b/>
                <w:bCs/>
                <w:sz w:val="24"/>
                <w:szCs w:val="24"/>
              </w:rPr>
              <w:t>TC</w:t>
            </w:r>
          </w:p>
        </w:tc>
        <w:tc>
          <w:tcPr>
            <w:tcW w:w="3478" w:type="dxa"/>
          </w:tcPr>
          <w:p w14:paraId="61DE10E6" w14:textId="77777777" w:rsidR="00C12AFA" w:rsidRPr="00180359" w:rsidRDefault="0032747A" w:rsidP="002C4938">
            <w:pPr>
              <w:rPr>
                <w:b/>
                <w:bCs/>
                <w:sz w:val="24"/>
                <w:szCs w:val="24"/>
                <w:rtl/>
              </w:rPr>
            </w:pPr>
            <w:r>
              <w:rPr>
                <w:rFonts w:hint="cs"/>
                <w:b/>
                <w:bCs/>
                <w:sz w:val="24"/>
                <w:szCs w:val="24"/>
                <w:rtl/>
              </w:rPr>
              <w:t>בדוק שהסל קניות יודע לחשב נכון מספר גדול של פריטים(לדוגמא 500 פריטים בעגלת קניות)</w:t>
            </w:r>
          </w:p>
        </w:tc>
        <w:tc>
          <w:tcPr>
            <w:tcW w:w="1267" w:type="dxa"/>
            <w:vMerge/>
          </w:tcPr>
          <w:p w14:paraId="1F3B3567" w14:textId="77777777" w:rsidR="00C12AFA" w:rsidRPr="00180359" w:rsidRDefault="00C12AFA" w:rsidP="002C4938">
            <w:pPr>
              <w:rPr>
                <w:b/>
                <w:bCs/>
                <w:sz w:val="36"/>
                <w:szCs w:val="36"/>
                <w:rtl/>
              </w:rPr>
            </w:pPr>
          </w:p>
        </w:tc>
      </w:tr>
      <w:tr w:rsidR="00C12AFA" w:rsidRPr="00180359" w14:paraId="0DEDD388" w14:textId="77777777" w:rsidTr="008D03B0">
        <w:trPr>
          <w:trHeight w:val="274"/>
        </w:trPr>
        <w:tc>
          <w:tcPr>
            <w:tcW w:w="3478" w:type="dxa"/>
          </w:tcPr>
          <w:p w14:paraId="69B4C6FB" w14:textId="77777777" w:rsidR="00C12AFA" w:rsidRPr="00180359" w:rsidRDefault="00851D2F" w:rsidP="00E87155">
            <w:pPr>
              <w:jc w:val="center"/>
              <w:rPr>
                <w:b/>
                <w:bCs/>
                <w:sz w:val="24"/>
                <w:szCs w:val="24"/>
                <w:rtl/>
              </w:rPr>
            </w:pPr>
            <w:r>
              <w:rPr>
                <w:rFonts w:hint="cs"/>
                <w:b/>
                <w:bCs/>
                <w:sz w:val="24"/>
                <w:szCs w:val="24"/>
                <w:rtl/>
              </w:rPr>
              <w:t>132</w:t>
            </w:r>
            <w:r w:rsidR="00E87155">
              <w:rPr>
                <w:b/>
                <w:bCs/>
                <w:sz w:val="24"/>
                <w:szCs w:val="24"/>
              </w:rPr>
              <w:t>TC</w:t>
            </w:r>
          </w:p>
        </w:tc>
        <w:tc>
          <w:tcPr>
            <w:tcW w:w="3478" w:type="dxa"/>
          </w:tcPr>
          <w:p w14:paraId="574270B6" w14:textId="77777777" w:rsidR="00C12AFA" w:rsidRPr="00180359" w:rsidRDefault="0032747A" w:rsidP="002C4938">
            <w:pPr>
              <w:rPr>
                <w:b/>
                <w:bCs/>
                <w:sz w:val="24"/>
                <w:szCs w:val="24"/>
                <w:rtl/>
              </w:rPr>
            </w:pPr>
            <w:r>
              <w:rPr>
                <w:rFonts w:hint="cs"/>
                <w:b/>
                <w:bCs/>
                <w:sz w:val="24"/>
                <w:szCs w:val="24"/>
                <w:rtl/>
              </w:rPr>
              <w:t>בדוק שלא ניתן לבצע משלוחים לאזור מחוץ לארץ ישראל.</w:t>
            </w:r>
          </w:p>
        </w:tc>
        <w:tc>
          <w:tcPr>
            <w:tcW w:w="1267" w:type="dxa"/>
            <w:vMerge/>
          </w:tcPr>
          <w:p w14:paraId="2AEAD4AE" w14:textId="77777777" w:rsidR="00C12AFA" w:rsidRPr="00180359" w:rsidRDefault="00C12AFA" w:rsidP="002C4938">
            <w:pPr>
              <w:rPr>
                <w:b/>
                <w:bCs/>
                <w:sz w:val="36"/>
                <w:szCs w:val="36"/>
                <w:rtl/>
              </w:rPr>
            </w:pPr>
          </w:p>
        </w:tc>
      </w:tr>
      <w:tr w:rsidR="00C12AFA" w:rsidRPr="00180359" w14:paraId="6829BDCC" w14:textId="77777777" w:rsidTr="008D03B0">
        <w:trPr>
          <w:trHeight w:val="274"/>
        </w:trPr>
        <w:tc>
          <w:tcPr>
            <w:tcW w:w="3478" w:type="dxa"/>
          </w:tcPr>
          <w:p w14:paraId="77D8C459" w14:textId="77777777" w:rsidR="00C12AFA" w:rsidRPr="00180359" w:rsidRDefault="00851D2F" w:rsidP="00E87155">
            <w:pPr>
              <w:jc w:val="center"/>
              <w:rPr>
                <w:b/>
                <w:bCs/>
                <w:sz w:val="24"/>
                <w:szCs w:val="24"/>
                <w:rtl/>
              </w:rPr>
            </w:pPr>
            <w:r>
              <w:rPr>
                <w:rFonts w:hint="cs"/>
                <w:b/>
                <w:bCs/>
                <w:sz w:val="24"/>
                <w:szCs w:val="24"/>
                <w:rtl/>
              </w:rPr>
              <w:t>133</w:t>
            </w:r>
            <w:r w:rsidR="00E87155">
              <w:rPr>
                <w:b/>
                <w:bCs/>
                <w:sz w:val="24"/>
                <w:szCs w:val="24"/>
              </w:rPr>
              <w:t>TC</w:t>
            </w:r>
          </w:p>
        </w:tc>
        <w:tc>
          <w:tcPr>
            <w:tcW w:w="3478" w:type="dxa"/>
          </w:tcPr>
          <w:p w14:paraId="51F17029" w14:textId="77777777" w:rsidR="00C12AFA" w:rsidRPr="00180359" w:rsidRDefault="0032747A" w:rsidP="002C4938">
            <w:pPr>
              <w:rPr>
                <w:b/>
                <w:bCs/>
                <w:sz w:val="24"/>
                <w:szCs w:val="24"/>
                <w:rtl/>
              </w:rPr>
            </w:pPr>
            <w:r>
              <w:rPr>
                <w:rFonts w:hint="cs"/>
                <w:b/>
                <w:bCs/>
                <w:sz w:val="24"/>
                <w:szCs w:val="24"/>
                <w:rtl/>
              </w:rPr>
              <w:t xml:space="preserve">בדוק שלא </w:t>
            </w:r>
            <w:proofErr w:type="spellStart"/>
            <w:r>
              <w:rPr>
                <w:rFonts w:hint="cs"/>
                <w:b/>
                <w:bCs/>
                <w:sz w:val="24"/>
                <w:szCs w:val="24"/>
                <w:rtl/>
              </w:rPr>
              <w:t>ניתלן</w:t>
            </w:r>
            <w:proofErr w:type="spellEnd"/>
            <w:r>
              <w:rPr>
                <w:rFonts w:hint="cs"/>
                <w:b/>
                <w:bCs/>
                <w:sz w:val="24"/>
                <w:szCs w:val="24"/>
                <w:rtl/>
              </w:rPr>
              <w:t xml:space="preserve"> להוסיף כמות כאשר השדה "כמות" ריק.</w:t>
            </w:r>
          </w:p>
        </w:tc>
        <w:tc>
          <w:tcPr>
            <w:tcW w:w="1267" w:type="dxa"/>
            <w:vMerge/>
          </w:tcPr>
          <w:p w14:paraId="3668A90A" w14:textId="77777777" w:rsidR="00C12AFA" w:rsidRPr="00180359" w:rsidRDefault="00C12AFA" w:rsidP="002C4938">
            <w:pPr>
              <w:rPr>
                <w:b/>
                <w:bCs/>
                <w:sz w:val="36"/>
                <w:szCs w:val="36"/>
                <w:rtl/>
              </w:rPr>
            </w:pPr>
          </w:p>
        </w:tc>
      </w:tr>
      <w:tr w:rsidR="00C12AFA" w:rsidRPr="00180359" w14:paraId="1E03EC2A" w14:textId="77777777" w:rsidTr="008D03B0">
        <w:trPr>
          <w:trHeight w:val="274"/>
        </w:trPr>
        <w:tc>
          <w:tcPr>
            <w:tcW w:w="3478" w:type="dxa"/>
          </w:tcPr>
          <w:p w14:paraId="24631ACB" w14:textId="77777777" w:rsidR="00C12AFA" w:rsidRPr="00180359" w:rsidRDefault="00851D2F" w:rsidP="00E87155">
            <w:pPr>
              <w:jc w:val="center"/>
              <w:rPr>
                <w:b/>
                <w:bCs/>
                <w:sz w:val="24"/>
                <w:szCs w:val="24"/>
                <w:rtl/>
              </w:rPr>
            </w:pPr>
            <w:r>
              <w:rPr>
                <w:rFonts w:hint="cs"/>
                <w:b/>
                <w:bCs/>
                <w:sz w:val="24"/>
                <w:szCs w:val="24"/>
                <w:rtl/>
              </w:rPr>
              <w:t>134</w:t>
            </w:r>
            <w:r w:rsidR="00E87155">
              <w:rPr>
                <w:b/>
                <w:bCs/>
                <w:sz w:val="24"/>
                <w:szCs w:val="24"/>
              </w:rPr>
              <w:t>TC</w:t>
            </w:r>
          </w:p>
        </w:tc>
        <w:tc>
          <w:tcPr>
            <w:tcW w:w="3478" w:type="dxa"/>
          </w:tcPr>
          <w:p w14:paraId="0907B5DE" w14:textId="77777777" w:rsidR="00C12AFA" w:rsidRPr="00180359" w:rsidRDefault="0032747A" w:rsidP="002C4938">
            <w:pPr>
              <w:rPr>
                <w:b/>
                <w:bCs/>
                <w:sz w:val="24"/>
                <w:szCs w:val="24"/>
                <w:rtl/>
              </w:rPr>
            </w:pPr>
            <w:r>
              <w:rPr>
                <w:rFonts w:hint="cs"/>
                <w:b/>
                <w:bCs/>
                <w:sz w:val="24"/>
                <w:szCs w:val="24"/>
                <w:rtl/>
              </w:rPr>
              <w:t>בדוק שניתן להוסיף פריטים בהפרש של חצי שעה</w:t>
            </w:r>
          </w:p>
        </w:tc>
        <w:tc>
          <w:tcPr>
            <w:tcW w:w="1267" w:type="dxa"/>
            <w:vMerge/>
          </w:tcPr>
          <w:p w14:paraId="07D8AA24" w14:textId="77777777" w:rsidR="00C12AFA" w:rsidRPr="00180359" w:rsidRDefault="00C12AFA" w:rsidP="002C4938">
            <w:pPr>
              <w:rPr>
                <w:b/>
                <w:bCs/>
                <w:sz w:val="36"/>
                <w:szCs w:val="36"/>
                <w:rtl/>
              </w:rPr>
            </w:pPr>
          </w:p>
        </w:tc>
      </w:tr>
      <w:tr w:rsidR="00C12AFA" w:rsidRPr="00180359" w14:paraId="2CCE9258" w14:textId="77777777" w:rsidTr="008D03B0">
        <w:trPr>
          <w:trHeight w:val="274"/>
        </w:trPr>
        <w:tc>
          <w:tcPr>
            <w:tcW w:w="3478" w:type="dxa"/>
          </w:tcPr>
          <w:p w14:paraId="1787CCDE" w14:textId="77777777" w:rsidR="00C12AFA" w:rsidRPr="00180359" w:rsidRDefault="00851D2F" w:rsidP="00E87155">
            <w:pPr>
              <w:jc w:val="center"/>
              <w:rPr>
                <w:b/>
                <w:bCs/>
                <w:sz w:val="24"/>
                <w:szCs w:val="24"/>
                <w:rtl/>
              </w:rPr>
            </w:pPr>
            <w:r>
              <w:rPr>
                <w:rFonts w:hint="cs"/>
                <w:b/>
                <w:bCs/>
                <w:sz w:val="24"/>
                <w:szCs w:val="24"/>
                <w:rtl/>
              </w:rPr>
              <w:t>135</w:t>
            </w:r>
            <w:r w:rsidR="00E87155">
              <w:rPr>
                <w:b/>
                <w:bCs/>
                <w:sz w:val="24"/>
                <w:szCs w:val="24"/>
              </w:rPr>
              <w:t>TC</w:t>
            </w:r>
          </w:p>
        </w:tc>
        <w:tc>
          <w:tcPr>
            <w:tcW w:w="3478" w:type="dxa"/>
          </w:tcPr>
          <w:p w14:paraId="4FCB30AC" w14:textId="77777777" w:rsidR="00C12AFA" w:rsidRPr="00180359" w:rsidRDefault="0032747A" w:rsidP="002C4938">
            <w:pPr>
              <w:rPr>
                <w:b/>
                <w:bCs/>
                <w:sz w:val="24"/>
                <w:szCs w:val="24"/>
                <w:rtl/>
              </w:rPr>
            </w:pPr>
            <w:r>
              <w:rPr>
                <w:rFonts w:hint="cs"/>
                <w:b/>
                <w:bCs/>
                <w:sz w:val="24"/>
                <w:szCs w:val="24"/>
                <w:rtl/>
              </w:rPr>
              <w:t xml:space="preserve">בדוק שמחיר הסל נשאר אותו מחיר לאחר כמו תלחיצה רצופה על </w:t>
            </w:r>
            <w:r w:rsidR="008D03B0">
              <w:rPr>
                <w:rFonts w:hint="cs"/>
                <w:b/>
                <w:bCs/>
                <w:sz w:val="24"/>
                <w:szCs w:val="24"/>
                <w:rtl/>
              </w:rPr>
              <w:t>ריענו</w:t>
            </w:r>
            <w:r w:rsidR="008D03B0">
              <w:rPr>
                <w:rFonts w:hint="eastAsia"/>
                <w:b/>
                <w:bCs/>
                <w:sz w:val="24"/>
                <w:szCs w:val="24"/>
                <w:rtl/>
              </w:rPr>
              <w:t>ן</w:t>
            </w:r>
            <w:r w:rsidR="008D03B0">
              <w:rPr>
                <w:rFonts w:hint="cs"/>
                <w:b/>
                <w:bCs/>
                <w:sz w:val="24"/>
                <w:szCs w:val="24"/>
                <w:rtl/>
              </w:rPr>
              <w:t xml:space="preserve"> הדף</w:t>
            </w:r>
          </w:p>
        </w:tc>
        <w:tc>
          <w:tcPr>
            <w:tcW w:w="1267" w:type="dxa"/>
            <w:vMerge/>
          </w:tcPr>
          <w:p w14:paraId="41171006" w14:textId="77777777" w:rsidR="00C12AFA" w:rsidRPr="00180359" w:rsidRDefault="00C12AFA" w:rsidP="002C4938">
            <w:pPr>
              <w:rPr>
                <w:b/>
                <w:bCs/>
                <w:sz w:val="36"/>
                <w:szCs w:val="36"/>
                <w:rtl/>
              </w:rPr>
            </w:pPr>
          </w:p>
        </w:tc>
      </w:tr>
    </w:tbl>
    <w:p w14:paraId="0BD0FD7C" w14:textId="77777777" w:rsidR="00C12AFA" w:rsidRDefault="00C12AFA" w:rsidP="00C12AFA">
      <w:pPr>
        <w:rPr>
          <w:b/>
          <w:bCs/>
          <w:sz w:val="36"/>
          <w:szCs w:val="36"/>
          <w:rtl/>
        </w:rPr>
      </w:pPr>
    </w:p>
    <w:p w14:paraId="6B992468" w14:textId="77777777" w:rsidR="008D03B0" w:rsidRDefault="008D03B0" w:rsidP="00C12AFA">
      <w:pPr>
        <w:rPr>
          <w:b/>
          <w:bCs/>
          <w:sz w:val="36"/>
          <w:szCs w:val="36"/>
          <w:rtl/>
        </w:rPr>
      </w:pPr>
    </w:p>
    <w:p w14:paraId="6D16A9FB" w14:textId="77777777" w:rsidR="008D03B0" w:rsidRDefault="008D03B0" w:rsidP="00C12AFA">
      <w:pPr>
        <w:rPr>
          <w:b/>
          <w:bCs/>
          <w:sz w:val="36"/>
          <w:szCs w:val="36"/>
          <w:rtl/>
        </w:rPr>
      </w:pPr>
    </w:p>
    <w:p w14:paraId="1983FA4C" w14:textId="77777777" w:rsidR="008D03B0" w:rsidRDefault="008D03B0" w:rsidP="00C12AFA">
      <w:pPr>
        <w:rPr>
          <w:b/>
          <w:bCs/>
          <w:sz w:val="36"/>
          <w:szCs w:val="36"/>
          <w:rtl/>
        </w:rPr>
      </w:pPr>
    </w:p>
    <w:p w14:paraId="7725EFAD" w14:textId="77777777" w:rsidR="008D03B0" w:rsidRDefault="008D03B0" w:rsidP="00C12AFA">
      <w:pPr>
        <w:rPr>
          <w:b/>
          <w:bCs/>
          <w:sz w:val="36"/>
          <w:szCs w:val="36"/>
          <w:rtl/>
        </w:rPr>
      </w:pPr>
    </w:p>
    <w:p w14:paraId="0568B74A" w14:textId="77777777" w:rsidR="008D03B0" w:rsidRDefault="008D03B0" w:rsidP="00C12AFA">
      <w:pPr>
        <w:rPr>
          <w:b/>
          <w:bCs/>
          <w:sz w:val="36"/>
          <w:szCs w:val="36"/>
          <w:rtl/>
        </w:rPr>
      </w:pPr>
    </w:p>
    <w:p w14:paraId="1D4C33AE" w14:textId="77777777" w:rsidR="008D03B0" w:rsidRDefault="008D03B0" w:rsidP="00C12AFA">
      <w:pPr>
        <w:rPr>
          <w:b/>
          <w:bCs/>
          <w:sz w:val="36"/>
          <w:szCs w:val="36"/>
          <w:rtl/>
        </w:rPr>
      </w:pPr>
    </w:p>
    <w:p w14:paraId="0F674A9E" w14:textId="77777777" w:rsidR="008D03B0" w:rsidRDefault="008D03B0" w:rsidP="00C12AFA">
      <w:pPr>
        <w:rPr>
          <w:b/>
          <w:bCs/>
          <w:sz w:val="36"/>
          <w:szCs w:val="36"/>
          <w:rtl/>
        </w:rPr>
      </w:pPr>
    </w:p>
    <w:p w14:paraId="08A64FEA" w14:textId="77777777" w:rsidR="008D03B0" w:rsidRDefault="008D03B0" w:rsidP="00C12AFA">
      <w:pPr>
        <w:rPr>
          <w:b/>
          <w:bCs/>
          <w:sz w:val="36"/>
          <w:szCs w:val="36"/>
          <w:rtl/>
        </w:rPr>
      </w:pPr>
    </w:p>
    <w:p w14:paraId="6F54868B" w14:textId="77777777" w:rsidR="008D03B0" w:rsidRPr="00180359" w:rsidRDefault="008D03B0" w:rsidP="00C12AFA">
      <w:pPr>
        <w:rPr>
          <w:b/>
          <w:bCs/>
          <w:sz w:val="36"/>
          <w:szCs w:val="36"/>
          <w:rtl/>
        </w:rPr>
      </w:pPr>
    </w:p>
    <w:tbl>
      <w:tblPr>
        <w:tblStyle w:val="af7"/>
        <w:tblpPr w:leftFromText="180" w:rightFromText="180" w:vertAnchor="text" w:tblpXSpec="right" w:tblpY="1"/>
        <w:tblOverlap w:val="never"/>
        <w:bidiVisual/>
        <w:tblW w:w="0" w:type="auto"/>
        <w:tblLook w:val="04A0" w:firstRow="1" w:lastRow="0" w:firstColumn="1" w:lastColumn="0" w:noHBand="0" w:noVBand="1"/>
      </w:tblPr>
      <w:tblGrid>
        <w:gridCol w:w="3478"/>
        <w:gridCol w:w="3478"/>
        <w:gridCol w:w="1334"/>
      </w:tblGrid>
      <w:tr w:rsidR="00C12AFA" w:rsidRPr="00180359" w14:paraId="2900C8BB" w14:textId="77777777" w:rsidTr="008D03B0">
        <w:trPr>
          <w:trHeight w:val="274"/>
        </w:trPr>
        <w:tc>
          <w:tcPr>
            <w:tcW w:w="3478" w:type="dxa"/>
          </w:tcPr>
          <w:p w14:paraId="18BA67BA" w14:textId="77777777" w:rsidR="00C12AFA" w:rsidRPr="00180359" w:rsidRDefault="00C12AFA" w:rsidP="002C4938">
            <w:pPr>
              <w:rPr>
                <w:b/>
                <w:bCs/>
                <w:sz w:val="36"/>
                <w:szCs w:val="36"/>
                <w:rtl/>
              </w:rPr>
            </w:pPr>
            <w:r w:rsidRPr="00180359">
              <w:rPr>
                <w:rFonts w:hint="cs"/>
                <w:b/>
                <w:bCs/>
                <w:sz w:val="36"/>
                <w:szCs w:val="36"/>
                <w:rtl/>
              </w:rPr>
              <w:t>מספר בדיקה</w:t>
            </w:r>
          </w:p>
        </w:tc>
        <w:tc>
          <w:tcPr>
            <w:tcW w:w="3478" w:type="dxa"/>
          </w:tcPr>
          <w:p w14:paraId="422A0D55" w14:textId="77777777" w:rsidR="00C12AFA" w:rsidRPr="00180359" w:rsidRDefault="00C12AFA" w:rsidP="002C4938">
            <w:pPr>
              <w:rPr>
                <w:b/>
                <w:bCs/>
                <w:sz w:val="36"/>
                <w:szCs w:val="36"/>
                <w:rtl/>
              </w:rPr>
            </w:pPr>
            <w:r w:rsidRPr="00180359">
              <w:rPr>
                <w:rFonts w:hint="cs"/>
                <w:b/>
                <w:bCs/>
                <w:sz w:val="36"/>
                <w:szCs w:val="36"/>
                <w:rtl/>
              </w:rPr>
              <w:t>מקרי בדיקה</w:t>
            </w:r>
          </w:p>
        </w:tc>
        <w:tc>
          <w:tcPr>
            <w:tcW w:w="1334" w:type="dxa"/>
            <w:vMerge w:val="restart"/>
          </w:tcPr>
          <w:p w14:paraId="624E49A6" w14:textId="77777777" w:rsidR="008D03B0" w:rsidRDefault="008D03B0" w:rsidP="002C4938">
            <w:pPr>
              <w:rPr>
                <w:b/>
                <w:bCs/>
                <w:sz w:val="36"/>
                <w:szCs w:val="36"/>
                <w:rtl/>
              </w:rPr>
            </w:pPr>
          </w:p>
          <w:p w14:paraId="706C41FD" w14:textId="77777777" w:rsidR="008D03B0" w:rsidRDefault="008D03B0" w:rsidP="002C4938">
            <w:pPr>
              <w:rPr>
                <w:b/>
                <w:bCs/>
                <w:sz w:val="36"/>
                <w:szCs w:val="36"/>
                <w:rtl/>
              </w:rPr>
            </w:pPr>
          </w:p>
          <w:p w14:paraId="042C7B34" w14:textId="77777777" w:rsidR="008D03B0" w:rsidRDefault="008D03B0" w:rsidP="002C4938">
            <w:pPr>
              <w:rPr>
                <w:b/>
                <w:bCs/>
                <w:sz w:val="36"/>
                <w:szCs w:val="36"/>
                <w:rtl/>
              </w:rPr>
            </w:pPr>
          </w:p>
          <w:p w14:paraId="397F29C5" w14:textId="77777777" w:rsidR="008D03B0" w:rsidRDefault="008D03B0" w:rsidP="002C4938">
            <w:pPr>
              <w:rPr>
                <w:b/>
                <w:bCs/>
                <w:sz w:val="36"/>
                <w:szCs w:val="36"/>
                <w:rtl/>
              </w:rPr>
            </w:pPr>
          </w:p>
          <w:p w14:paraId="5E724707" w14:textId="77777777" w:rsidR="008D03B0" w:rsidRDefault="008D03B0" w:rsidP="002C4938">
            <w:pPr>
              <w:rPr>
                <w:b/>
                <w:bCs/>
                <w:sz w:val="36"/>
                <w:szCs w:val="36"/>
                <w:rtl/>
              </w:rPr>
            </w:pPr>
          </w:p>
          <w:p w14:paraId="611BB6ED" w14:textId="77777777" w:rsidR="008D03B0" w:rsidRDefault="008D03B0" w:rsidP="002C4938">
            <w:pPr>
              <w:rPr>
                <w:b/>
                <w:bCs/>
                <w:sz w:val="36"/>
                <w:szCs w:val="36"/>
                <w:rtl/>
              </w:rPr>
            </w:pPr>
          </w:p>
          <w:p w14:paraId="7F4584B3" w14:textId="77777777" w:rsidR="00C12AFA" w:rsidRPr="00180359" w:rsidRDefault="005D6E03" w:rsidP="002C4938">
            <w:pPr>
              <w:rPr>
                <w:b/>
                <w:bCs/>
                <w:sz w:val="36"/>
                <w:szCs w:val="36"/>
                <w:rtl/>
              </w:rPr>
            </w:pPr>
            <w:r w:rsidRPr="00180359">
              <w:rPr>
                <w:rFonts w:hint="cs"/>
                <w:b/>
                <w:bCs/>
                <w:sz w:val="36"/>
                <w:szCs w:val="36"/>
                <w:rtl/>
              </w:rPr>
              <w:t>בדיקות תאימות</w:t>
            </w:r>
          </w:p>
        </w:tc>
      </w:tr>
      <w:tr w:rsidR="00C12AFA" w:rsidRPr="00180359" w14:paraId="7EDCD672" w14:textId="77777777" w:rsidTr="008D03B0">
        <w:trPr>
          <w:trHeight w:val="274"/>
        </w:trPr>
        <w:tc>
          <w:tcPr>
            <w:tcW w:w="3478" w:type="dxa"/>
          </w:tcPr>
          <w:p w14:paraId="1E217199" w14:textId="77777777" w:rsidR="00C12AFA" w:rsidRPr="00180359" w:rsidRDefault="008D03B0" w:rsidP="00E87155">
            <w:pPr>
              <w:jc w:val="center"/>
              <w:rPr>
                <w:b/>
                <w:bCs/>
                <w:sz w:val="24"/>
                <w:szCs w:val="24"/>
                <w:rtl/>
              </w:rPr>
            </w:pPr>
            <w:r>
              <w:rPr>
                <w:rFonts w:hint="cs"/>
                <w:b/>
                <w:bCs/>
                <w:sz w:val="24"/>
                <w:szCs w:val="24"/>
                <w:rtl/>
              </w:rPr>
              <w:t>136</w:t>
            </w:r>
            <w:r w:rsidR="00E87155">
              <w:rPr>
                <w:b/>
                <w:bCs/>
                <w:sz w:val="24"/>
                <w:szCs w:val="24"/>
              </w:rPr>
              <w:t>TC</w:t>
            </w:r>
          </w:p>
        </w:tc>
        <w:tc>
          <w:tcPr>
            <w:tcW w:w="3478" w:type="dxa"/>
          </w:tcPr>
          <w:p w14:paraId="040FAEE3" w14:textId="77777777" w:rsidR="00C12AFA" w:rsidRPr="00180359" w:rsidRDefault="008D03B0" w:rsidP="002C4938">
            <w:pPr>
              <w:rPr>
                <w:b/>
                <w:bCs/>
                <w:sz w:val="24"/>
                <w:szCs w:val="24"/>
                <w:rtl/>
              </w:rPr>
            </w:pPr>
            <w:r>
              <w:rPr>
                <w:rFonts w:hint="cs"/>
                <w:b/>
                <w:bCs/>
                <w:sz w:val="24"/>
                <w:szCs w:val="24"/>
                <w:rtl/>
              </w:rPr>
              <w:t xml:space="preserve">בדוק שסל קניות פועל בדפדפן </w:t>
            </w:r>
            <w:r>
              <w:rPr>
                <w:b/>
                <w:bCs/>
                <w:sz w:val="24"/>
                <w:szCs w:val="24"/>
              </w:rPr>
              <w:t>CHROME</w:t>
            </w:r>
          </w:p>
        </w:tc>
        <w:tc>
          <w:tcPr>
            <w:tcW w:w="1334" w:type="dxa"/>
            <w:vMerge/>
          </w:tcPr>
          <w:p w14:paraId="68B4E5B2" w14:textId="77777777" w:rsidR="00C12AFA" w:rsidRPr="00180359" w:rsidRDefault="00C12AFA" w:rsidP="002C4938">
            <w:pPr>
              <w:rPr>
                <w:b/>
                <w:bCs/>
                <w:sz w:val="36"/>
                <w:szCs w:val="36"/>
                <w:rtl/>
              </w:rPr>
            </w:pPr>
          </w:p>
        </w:tc>
      </w:tr>
      <w:tr w:rsidR="00C12AFA" w:rsidRPr="00180359" w14:paraId="68BFC32B" w14:textId="77777777" w:rsidTr="008D03B0">
        <w:trPr>
          <w:trHeight w:val="274"/>
        </w:trPr>
        <w:tc>
          <w:tcPr>
            <w:tcW w:w="3478" w:type="dxa"/>
          </w:tcPr>
          <w:p w14:paraId="791BCC1F" w14:textId="77777777" w:rsidR="00C12AFA" w:rsidRPr="00180359" w:rsidRDefault="008D03B0" w:rsidP="00E87155">
            <w:pPr>
              <w:jc w:val="center"/>
              <w:rPr>
                <w:b/>
                <w:bCs/>
                <w:sz w:val="24"/>
                <w:szCs w:val="24"/>
                <w:rtl/>
              </w:rPr>
            </w:pPr>
            <w:r>
              <w:rPr>
                <w:rFonts w:hint="cs"/>
                <w:b/>
                <w:bCs/>
                <w:sz w:val="24"/>
                <w:szCs w:val="24"/>
                <w:rtl/>
              </w:rPr>
              <w:t>137</w:t>
            </w:r>
            <w:r w:rsidR="00E87155">
              <w:rPr>
                <w:b/>
                <w:bCs/>
                <w:sz w:val="24"/>
                <w:szCs w:val="24"/>
              </w:rPr>
              <w:t>TC</w:t>
            </w:r>
          </w:p>
        </w:tc>
        <w:tc>
          <w:tcPr>
            <w:tcW w:w="3478" w:type="dxa"/>
          </w:tcPr>
          <w:p w14:paraId="3A72B314" w14:textId="77777777" w:rsidR="00C12AFA" w:rsidRPr="00180359" w:rsidRDefault="008D03B0" w:rsidP="002C4938">
            <w:pPr>
              <w:rPr>
                <w:b/>
                <w:bCs/>
                <w:sz w:val="24"/>
                <w:szCs w:val="24"/>
                <w:rtl/>
              </w:rPr>
            </w:pPr>
            <w:r>
              <w:rPr>
                <w:rFonts w:hint="cs"/>
                <w:b/>
                <w:bCs/>
                <w:sz w:val="24"/>
                <w:szCs w:val="24"/>
                <w:rtl/>
              </w:rPr>
              <w:t xml:space="preserve">בדוק שסל הקניות פועל בדפדפן </w:t>
            </w:r>
            <w:r>
              <w:rPr>
                <w:b/>
                <w:bCs/>
                <w:sz w:val="24"/>
                <w:szCs w:val="24"/>
              </w:rPr>
              <w:t>FIREFOX</w:t>
            </w:r>
          </w:p>
        </w:tc>
        <w:tc>
          <w:tcPr>
            <w:tcW w:w="1334" w:type="dxa"/>
            <w:vMerge/>
          </w:tcPr>
          <w:p w14:paraId="5D4CDCCE" w14:textId="77777777" w:rsidR="00C12AFA" w:rsidRPr="00180359" w:rsidRDefault="00C12AFA" w:rsidP="002C4938">
            <w:pPr>
              <w:rPr>
                <w:b/>
                <w:bCs/>
                <w:sz w:val="36"/>
                <w:szCs w:val="36"/>
                <w:rtl/>
              </w:rPr>
            </w:pPr>
          </w:p>
        </w:tc>
      </w:tr>
      <w:tr w:rsidR="00C12AFA" w:rsidRPr="00180359" w14:paraId="6DE1C21D" w14:textId="77777777" w:rsidTr="008D03B0">
        <w:trPr>
          <w:trHeight w:val="286"/>
        </w:trPr>
        <w:tc>
          <w:tcPr>
            <w:tcW w:w="3478" w:type="dxa"/>
          </w:tcPr>
          <w:p w14:paraId="1FAF3DE3" w14:textId="77777777" w:rsidR="00C12AFA" w:rsidRPr="00180359" w:rsidRDefault="008D03B0" w:rsidP="00E87155">
            <w:pPr>
              <w:jc w:val="center"/>
              <w:rPr>
                <w:b/>
                <w:bCs/>
                <w:sz w:val="24"/>
                <w:szCs w:val="24"/>
                <w:rtl/>
              </w:rPr>
            </w:pPr>
            <w:r>
              <w:rPr>
                <w:rFonts w:hint="cs"/>
                <w:b/>
                <w:bCs/>
                <w:sz w:val="24"/>
                <w:szCs w:val="24"/>
                <w:rtl/>
              </w:rPr>
              <w:t>138</w:t>
            </w:r>
            <w:r w:rsidR="00E87155">
              <w:rPr>
                <w:b/>
                <w:bCs/>
                <w:sz w:val="24"/>
                <w:szCs w:val="24"/>
              </w:rPr>
              <w:t>TC</w:t>
            </w:r>
          </w:p>
        </w:tc>
        <w:tc>
          <w:tcPr>
            <w:tcW w:w="3478" w:type="dxa"/>
          </w:tcPr>
          <w:p w14:paraId="20E5EB35" w14:textId="77777777" w:rsidR="00C12AFA" w:rsidRPr="00180359" w:rsidRDefault="008D03B0" w:rsidP="002C4938">
            <w:pPr>
              <w:rPr>
                <w:b/>
                <w:bCs/>
                <w:sz w:val="24"/>
                <w:szCs w:val="24"/>
                <w:rtl/>
              </w:rPr>
            </w:pPr>
            <w:r>
              <w:rPr>
                <w:rFonts w:hint="cs"/>
                <w:b/>
                <w:bCs/>
                <w:sz w:val="24"/>
                <w:szCs w:val="24"/>
                <w:rtl/>
              </w:rPr>
              <w:t xml:space="preserve">בדוק שסל הקניות פועל בדפדפן </w:t>
            </w:r>
            <w:r>
              <w:rPr>
                <w:b/>
                <w:bCs/>
                <w:sz w:val="24"/>
                <w:szCs w:val="24"/>
              </w:rPr>
              <w:t>EDGE</w:t>
            </w:r>
          </w:p>
        </w:tc>
        <w:tc>
          <w:tcPr>
            <w:tcW w:w="1334" w:type="dxa"/>
            <w:vMerge/>
          </w:tcPr>
          <w:p w14:paraId="2F7D1D82" w14:textId="77777777" w:rsidR="00C12AFA" w:rsidRPr="00180359" w:rsidRDefault="00C12AFA" w:rsidP="002C4938">
            <w:pPr>
              <w:rPr>
                <w:b/>
                <w:bCs/>
                <w:sz w:val="36"/>
                <w:szCs w:val="36"/>
                <w:rtl/>
              </w:rPr>
            </w:pPr>
          </w:p>
        </w:tc>
      </w:tr>
      <w:tr w:rsidR="00C12AFA" w:rsidRPr="00180359" w14:paraId="5EA00ED5" w14:textId="77777777" w:rsidTr="008D03B0">
        <w:trPr>
          <w:trHeight w:val="274"/>
        </w:trPr>
        <w:tc>
          <w:tcPr>
            <w:tcW w:w="3478" w:type="dxa"/>
          </w:tcPr>
          <w:p w14:paraId="08E0D417" w14:textId="77777777" w:rsidR="00C12AFA" w:rsidRPr="00180359" w:rsidRDefault="008D03B0" w:rsidP="00E87155">
            <w:pPr>
              <w:jc w:val="center"/>
              <w:rPr>
                <w:b/>
                <w:bCs/>
                <w:sz w:val="24"/>
                <w:szCs w:val="24"/>
                <w:rtl/>
              </w:rPr>
            </w:pPr>
            <w:r>
              <w:rPr>
                <w:rFonts w:hint="cs"/>
                <w:b/>
                <w:bCs/>
                <w:sz w:val="24"/>
                <w:szCs w:val="24"/>
                <w:rtl/>
              </w:rPr>
              <w:t>139</w:t>
            </w:r>
            <w:r w:rsidR="00E87155">
              <w:rPr>
                <w:b/>
                <w:bCs/>
                <w:sz w:val="24"/>
                <w:szCs w:val="24"/>
              </w:rPr>
              <w:t>TC</w:t>
            </w:r>
          </w:p>
        </w:tc>
        <w:tc>
          <w:tcPr>
            <w:tcW w:w="3478" w:type="dxa"/>
          </w:tcPr>
          <w:p w14:paraId="34352C15" w14:textId="77777777" w:rsidR="00C12AFA" w:rsidRPr="00180359" w:rsidRDefault="008D03B0" w:rsidP="002C4938">
            <w:pPr>
              <w:rPr>
                <w:b/>
                <w:bCs/>
                <w:sz w:val="24"/>
                <w:szCs w:val="24"/>
                <w:rtl/>
              </w:rPr>
            </w:pPr>
            <w:r>
              <w:rPr>
                <w:rFonts w:hint="cs"/>
                <w:b/>
                <w:bCs/>
                <w:sz w:val="24"/>
                <w:szCs w:val="24"/>
                <w:rtl/>
              </w:rPr>
              <w:t>בדוק שסל קניות עובד במצב גלישה ב</w:t>
            </w:r>
            <w:r>
              <w:rPr>
                <w:b/>
                <w:bCs/>
                <w:sz w:val="24"/>
                <w:szCs w:val="24"/>
              </w:rPr>
              <w:t>CHROME</w:t>
            </w:r>
          </w:p>
        </w:tc>
        <w:tc>
          <w:tcPr>
            <w:tcW w:w="1334" w:type="dxa"/>
            <w:vMerge/>
          </w:tcPr>
          <w:p w14:paraId="76E8DE2B" w14:textId="77777777" w:rsidR="00C12AFA" w:rsidRPr="00180359" w:rsidRDefault="00C12AFA" w:rsidP="002C4938">
            <w:pPr>
              <w:rPr>
                <w:b/>
                <w:bCs/>
                <w:sz w:val="36"/>
                <w:szCs w:val="36"/>
                <w:rtl/>
              </w:rPr>
            </w:pPr>
          </w:p>
        </w:tc>
      </w:tr>
      <w:tr w:rsidR="00C12AFA" w:rsidRPr="00180359" w14:paraId="5E6502E2" w14:textId="77777777" w:rsidTr="008D03B0">
        <w:trPr>
          <w:trHeight w:val="274"/>
        </w:trPr>
        <w:tc>
          <w:tcPr>
            <w:tcW w:w="3478" w:type="dxa"/>
          </w:tcPr>
          <w:p w14:paraId="3D65DAEB" w14:textId="77777777" w:rsidR="00C12AFA" w:rsidRPr="00180359" w:rsidRDefault="008D03B0" w:rsidP="00E87155">
            <w:pPr>
              <w:jc w:val="center"/>
              <w:rPr>
                <w:b/>
                <w:bCs/>
                <w:sz w:val="24"/>
                <w:szCs w:val="24"/>
                <w:rtl/>
              </w:rPr>
            </w:pPr>
            <w:r>
              <w:rPr>
                <w:rFonts w:hint="cs"/>
                <w:b/>
                <w:bCs/>
                <w:sz w:val="24"/>
                <w:szCs w:val="24"/>
                <w:rtl/>
              </w:rPr>
              <w:t>140</w:t>
            </w:r>
            <w:r w:rsidR="00E87155">
              <w:rPr>
                <w:b/>
                <w:bCs/>
                <w:sz w:val="24"/>
                <w:szCs w:val="24"/>
              </w:rPr>
              <w:t>TC</w:t>
            </w:r>
          </w:p>
        </w:tc>
        <w:tc>
          <w:tcPr>
            <w:tcW w:w="3478" w:type="dxa"/>
          </w:tcPr>
          <w:p w14:paraId="078C4589" w14:textId="77777777" w:rsidR="00C12AFA" w:rsidRPr="00180359" w:rsidRDefault="008D03B0" w:rsidP="002C4938">
            <w:pPr>
              <w:rPr>
                <w:b/>
                <w:bCs/>
                <w:sz w:val="24"/>
                <w:szCs w:val="24"/>
                <w:rtl/>
              </w:rPr>
            </w:pPr>
            <w:r>
              <w:rPr>
                <w:rFonts w:hint="cs"/>
                <w:b/>
                <w:bCs/>
                <w:sz w:val="24"/>
                <w:szCs w:val="24"/>
                <w:rtl/>
              </w:rPr>
              <w:t>בדוק שסל קניות עובד במצב גלישה פרטית ב</w:t>
            </w:r>
            <w:r>
              <w:rPr>
                <w:b/>
                <w:bCs/>
                <w:sz w:val="24"/>
                <w:szCs w:val="24"/>
              </w:rPr>
              <w:t>FIREFOX</w:t>
            </w:r>
          </w:p>
        </w:tc>
        <w:tc>
          <w:tcPr>
            <w:tcW w:w="1334" w:type="dxa"/>
            <w:vMerge/>
          </w:tcPr>
          <w:p w14:paraId="2B545C48" w14:textId="77777777" w:rsidR="00C12AFA" w:rsidRPr="00180359" w:rsidRDefault="00C12AFA" w:rsidP="002C4938">
            <w:pPr>
              <w:rPr>
                <w:b/>
                <w:bCs/>
                <w:sz w:val="36"/>
                <w:szCs w:val="36"/>
                <w:rtl/>
              </w:rPr>
            </w:pPr>
          </w:p>
        </w:tc>
      </w:tr>
      <w:tr w:rsidR="00C12AFA" w:rsidRPr="00180359" w14:paraId="39B2BD4F" w14:textId="77777777" w:rsidTr="008D03B0">
        <w:trPr>
          <w:trHeight w:val="274"/>
        </w:trPr>
        <w:tc>
          <w:tcPr>
            <w:tcW w:w="3478" w:type="dxa"/>
          </w:tcPr>
          <w:p w14:paraId="642C71F0" w14:textId="77777777" w:rsidR="00C12AFA" w:rsidRPr="00180359" w:rsidRDefault="008D03B0" w:rsidP="00E87155">
            <w:pPr>
              <w:jc w:val="center"/>
              <w:rPr>
                <w:b/>
                <w:bCs/>
                <w:sz w:val="24"/>
                <w:szCs w:val="24"/>
                <w:rtl/>
              </w:rPr>
            </w:pPr>
            <w:r>
              <w:rPr>
                <w:rFonts w:hint="cs"/>
                <w:b/>
                <w:bCs/>
                <w:sz w:val="24"/>
                <w:szCs w:val="24"/>
                <w:rtl/>
              </w:rPr>
              <w:t>141</w:t>
            </w:r>
            <w:r w:rsidR="00E87155">
              <w:rPr>
                <w:b/>
                <w:bCs/>
                <w:sz w:val="24"/>
                <w:szCs w:val="24"/>
              </w:rPr>
              <w:t>TC</w:t>
            </w:r>
          </w:p>
        </w:tc>
        <w:tc>
          <w:tcPr>
            <w:tcW w:w="3478" w:type="dxa"/>
          </w:tcPr>
          <w:p w14:paraId="181BFC3A" w14:textId="77777777" w:rsidR="00C12AFA" w:rsidRPr="00180359" w:rsidRDefault="008D03B0" w:rsidP="002C4938">
            <w:pPr>
              <w:rPr>
                <w:b/>
                <w:bCs/>
                <w:sz w:val="24"/>
                <w:szCs w:val="24"/>
                <w:rtl/>
              </w:rPr>
            </w:pPr>
            <w:r>
              <w:rPr>
                <w:rFonts w:hint="cs"/>
                <w:b/>
                <w:bCs/>
                <w:sz w:val="24"/>
                <w:szCs w:val="24"/>
                <w:rtl/>
              </w:rPr>
              <w:t>בדוק שסל קניות עובד במצב לגישה פרטית</w:t>
            </w:r>
            <w:r>
              <w:rPr>
                <w:b/>
                <w:bCs/>
                <w:sz w:val="24"/>
                <w:szCs w:val="24"/>
              </w:rPr>
              <w:t>EDGE</w:t>
            </w:r>
          </w:p>
        </w:tc>
        <w:tc>
          <w:tcPr>
            <w:tcW w:w="1334" w:type="dxa"/>
            <w:vMerge/>
          </w:tcPr>
          <w:p w14:paraId="04A7F01A" w14:textId="77777777" w:rsidR="00C12AFA" w:rsidRPr="00180359" w:rsidRDefault="00C12AFA" w:rsidP="002C4938">
            <w:pPr>
              <w:rPr>
                <w:b/>
                <w:bCs/>
                <w:sz w:val="36"/>
                <w:szCs w:val="36"/>
                <w:rtl/>
              </w:rPr>
            </w:pPr>
          </w:p>
        </w:tc>
      </w:tr>
      <w:tr w:rsidR="00C12AFA" w:rsidRPr="00180359" w14:paraId="5A3EE52D" w14:textId="77777777" w:rsidTr="008D03B0">
        <w:trPr>
          <w:trHeight w:val="274"/>
        </w:trPr>
        <w:tc>
          <w:tcPr>
            <w:tcW w:w="3478" w:type="dxa"/>
          </w:tcPr>
          <w:p w14:paraId="19154B74" w14:textId="77777777" w:rsidR="00C12AFA" w:rsidRPr="00180359" w:rsidRDefault="008D03B0" w:rsidP="00E87155">
            <w:pPr>
              <w:jc w:val="center"/>
              <w:rPr>
                <w:b/>
                <w:bCs/>
                <w:sz w:val="24"/>
                <w:szCs w:val="24"/>
                <w:rtl/>
              </w:rPr>
            </w:pPr>
            <w:r>
              <w:rPr>
                <w:rFonts w:hint="cs"/>
                <w:b/>
                <w:bCs/>
                <w:sz w:val="24"/>
                <w:szCs w:val="24"/>
                <w:rtl/>
              </w:rPr>
              <w:t>142</w:t>
            </w:r>
            <w:r w:rsidR="00E87155">
              <w:rPr>
                <w:b/>
                <w:bCs/>
                <w:sz w:val="24"/>
                <w:szCs w:val="24"/>
              </w:rPr>
              <w:t>TC</w:t>
            </w:r>
          </w:p>
        </w:tc>
        <w:tc>
          <w:tcPr>
            <w:tcW w:w="3478" w:type="dxa"/>
          </w:tcPr>
          <w:p w14:paraId="60FC6D1E" w14:textId="77777777" w:rsidR="00C12AFA" w:rsidRPr="00180359" w:rsidRDefault="008D03B0" w:rsidP="002C4938">
            <w:pPr>
              <w:rPr>
                <w:b/>
                <w:bCs/>
                <w:sz w:val="24"/>
                <w:szCs w:val="24"/>
                <w:rtl/>
              </w:rPr>
            </w:pPr>
            <w:r>
              <w:rPr>
                <w:rFonts w:hint="cs"/>
                <w:b/>
                <w:bCs/>
                <w:sz w:val="24"/>
                <w:szCs w:val="24"/>
                <w:rtl/>
              </w:rPr>
              <w:t>בדוק שסל קניות עובד במכשיר טלפון אנדרואיד</w:t>
            </w:r>
          </w:p>
        </w:tc>
        <w:tc>
          <w:tcPr>
            <w:tcW w:w="1334" w:type="dxa"/>
            <w:vMerge/>
          </w:tcPr>
          <w:p w14:paraId="4EF2F8C8" w14:textId="77777777" w:rsidR="00C12AFA" w:rsidRPr="00180359" w:rsidRDefault="00C12AFA" w:rsidP="002C4938">
            <w:pPr>
              <w:rPr>
                <w:b/>
                <w:bCs/>
                <w:sz w:val="36"/>
                <w:szCs w:val="36"/>
                <w:rtl/>
              </w:rPr>
            </w:pPr>
          </w:p>
        </w:tc>
      </w:tr>
      <w:tr w:rsidR="00C12AFA" w:rsidRPr="00180359" w14:paraId="3ECF1E42" w14:textId="77777777" w:rsidTr="008D03B0">
        <w:trPr>
          <w:trHeight w:val="274"/>
        </w:trPr>
        <w:tc>
          <w:tcPr>
            <w:tcW w:w="3478" w:type="dxa"/>
          </w:tcPr>
          <w:p w14:paraId="39EAC4FE" w14:textId="77777777" w:rsidR="00C12AFA" w:rsidRPr="00180359" w:rsidRDefault="008D03B0" w:rsidP="00E87155">
            <w:pPr>
              <w:jc w:val="center"/>
              <w:rPr>
                <w:b/>
                <w:bCs/>
                <w:sz w:val="24"/>
                <w:szCs w:val="24"/>
                <w:rtl/>
              </w:rPr>
            </w:pPr>
            <w:r>
              <w:rPr>
                <w:rFonts w:hint="cs"/>
                <w:b/>
                <w:bCs/>
                <w:sz w:val="24"/>
                <w:szCs w:val="24"/>
                <w:rtl/>
              </w:rPr>
              <w:t>143</w:t>
            </w:r>
            <w:r w:rsidR="00E87155">
              <w:rPr>
                <w:b/>
                <w:bCs/>
                <w:sz w:val="24"/>
                <w:szCs w:val="24"/>
              </w:rPr>
              <w:t>TC</w:t>
            </w:r>
          </w:p>
        </w:tc>
        <w:tc>
          <w:tcPr>
            <w:tcW w:w="3478" w:type="dxa"/>
          </w:tcPr>
          <w:p w14:paraId="7E940F59" w14:textId="77777777" w:rsidR="008D03B0" w:rsidRPr="00180359" w:rsidRDefault="008D03B0" w:rsidP="008D03B0">
            <w:pPr>
              <w:rPr>
                <w:b/>
                <w:bCs/>
                <w:sz w:val="24"/>
                <w:szCs w:val="24"/>
                <w:rtl/>
              </w:rPr>
            </w:pPr>
            <w:r>
              <w:rPr>
                <w:rFonts w:hint="cs"/>
                <w:b/>
                <w:bCs/>
                <w:sz w:val="24"/>
                <w:szCs w:val="24"/>
                <w:rtl/>
              </w:rPr>
              <w:t>בדוק שסל קניות עובד במכשיר טלפון אפל</w:t>
            </w:r>
          </w:p>
        </w:tc>
        <w:tc>
          <w:tcPr>
            <w:tcW w:w="1334" w:type="dxa"/>
            <w:vMerge/>
          </w:tcPr>
          <w:p w14:paraId="111DC9B0" w14:textId="77777777" w:rsidR="00C12AFA" w:rsidRPr="00180359" w:rsidRDefault="00C12AFA" w:rsidP="002C4938">
            <w:pPr>
              <w:rPr>
                <w:b/>
                <w:bCs/>
                <w:sz w:val="36"/>
                <w:szCs w:val="36"/>
                <w:rtl/>
              </w:rPr>
            </w:pPr>
          </w:p>
        </w:tc>
      </w:tr>
      <w:tr w:rsidR="00C12AFA" w:rsidRPr="00180359" w14:paraId="717B822A" w14:textId="77777777" w:rsidTr="008D03B0">
        <w:trPr>
          <w:trHeight w:val="274"/>
        </w:trPr>
        <w:tc>
          <w:tcPr>
            <w:tcW w:w="3478" w:type="dxa"/>
          </w:tcPr>
          <w:p w14:paraId="2AC8A218" w14:textId="77777777" w:rsidR="00C12AFA" w:rsidRPr="00180359" w:rsidRDefault="008D03B0" w:rsidP="00E87155">
            <w:pPr>
              <w:jc w:val="center"/>
              <w:rPr>
                <w:b/>
                <w:bCs/>
                <w:sz w:val="24"/>
                <w:szCs w:val="24"/>
                <w:rtl/>
              </w:rPr>
            </w:pPr>
            <w:r>
              <w:rPr>
                <w:rFonts w:hint="cs"/>
                <w:b/>
                <w:bCs/>
                <w:sz w:val="24"/>
                <w:szCs w:val="24"/>
                <w:rtl/>
              </w:rPr>
              <w:t>144</w:t>
            </w:r>
            <w:r w:rsidR="00E87155">
              <w:rPr>
                <w:b/>
                <w:bCs/>
                <w:sz w:val="24"/>
                <w:szCs w:val="24"/>
              </w:rPr>
              <w:t>TC</w:t>
            </w:r>
          </w:p>
        </w:tc>
        <w:tc>
          <w:tcPr>
            <w:tcW w:w="3478" w:type="dxa"/>
          </w:tcPr>
          <w:p w14:paraId="6DFF3D92" w14:textId="77777777" w:rsidR="00C12AFA" w:rsidRPr="00180359" w:rsidRDefault="008D03B0" w:rsidP="002C4938">
            <w:pPr>
              <w:rPr>
                <w:b/>
                <w:bCs/>
                <w:sz w:val="24"/>
                <w:szCs w:val="24"/>
                <w:rtl/>
              </w:rPr>
            </w:pPr>
            <w:r>
              <w:rPr>
                <w:rFonts w:hint="cs"/>
                <w:b/>
                <w:bCs/>
                <w:sz w:val="24"/>
                <w:szCs w:val="24"/>
                <w:rtl/>
              </w:rPr>
              <w:t>בדוק שסל קניות עובד ב</w:t>
            </w:r>
            <w:proofErr w:type="spellStart"/>
            <w:r>
              <w:rPr>
                <w:b/>
                <w:bCs/>
                <w:sz w:val="24"/>
                <w:szCs w:val="24"/>
              </w:rPr>
              <w:t>wifi</w:t>
            </w:r>
            <w:proofErr w:type="spellEnd"/>
            <w:r>
              <w:rPr>
                <w:b/>
                <w:bCs/>
                <w:sz w:val="24"/>
                <w:szCs w:val="24"/>
              </w:rPr>
              <w:t xml:space="preserve"> </w:t>
            </w:r>
            <w:r>
              <w:rPr>
                <w:rFonts w:hint="cs"/>
                <w:b/>
                <w:bCs/>
                <w:sz w:val="24"/>
                <w:szCs w:val="24"/>
                <w:rtl/>
              </w:rPr>
              <w:t xml:space="preserve"> דרך מחשב נייד</w:t>
            </w:r>
          </w:p>
        </w:tc>
        <w:tc>
          <w:tcPr>
            <w:tcW w:w="1334" w:type="dxa"/>
            <w:vMerge/>
          </w:tcPr>
          <w:p w14:paraId="73E9F57C" w14:textId="77777777" w:rsidR="00C12AFA" w:rsidRPr="00180359" w:rsidRDefault="00C12AFA" w:rsidP="002C4938">
            <w:pPr>
              <w:rPr>
                <w:b/>
                <w:bCs/>
                <w:sz w:val="36"/>
                <w:szCs w:val="36"/>
                <w:rtl/>
              </w:rPr>
            </w:pPr>
          </w:p>
        </w:tc>
      </w:tr>
      <w:tr w:rsidR="00C12AFA" w:rsidRPr="00180359" w14:paraId="68DEFC26" w14:textId="77777777" w:rsidTr="008D03B0">
        <w:trPr>
          <w:trHeight w:val="274"/>
        </w:trPr>
        <w:tc>
          <w:tcPr>
            <w:tcW w:w="3478" w:type="dxa"/>
          </w:tcPr>
          <w:p w14:paraId="2A3D89A8" w14:textId="77777777" w:rsidR="00C12AFA" w:rsidRPr="00180359" w:rsidRDefault="008D03B0" w:rsidP="00E87155">
            <w:pPr>
              <w:jc w:val="center"/>
              <w:rPr>
                <w:b/>
                <w:bCs/>
                <w:sz w:val="24"/>
                <w:szCs w:val="24"/>
                <w:rtl/>
              </w:rPr>
            </w:pPr>
            <w:r>
              <w:rPr>
                <w:rFonts w:hint="cs"/>
                <w:b/>
                <w:bCs/>
                <w:sz w:val="24"/>
                <w:szCs w:val="24"/>
                <w:rtl/>
              </w:rPr>
              <w:t>145</w:t>
            </w:r>
            <w:r w:rsidR="00E87155">
              <w:rPr>
                <w:b/>
                <w:bCs/>
                <w:sz w:val="24"/>
                <w:szCs w:val="24"/>
              </w:rPr>
              <w:t>TC</w:t>
            </w:r>
          </w:p>
        </w:tc>
        <w:tc>
          <w:tcPr>
            <w:tcW w:w="3478" w:type="dxa"/>
          </w:tcPr>
          <w:p w14:paraId="15D6CA60" w14:textId="77777777" w:rsidR="00C12AFA" w:rsidRPr="00180359" w:rsidRDefault="008D03B0" w:rsidP="002C4938">
            <w:pPr>
              <w:rPr>
                <w:b/>
                <w:bCs/>
                <w:sz w:val="24"/>
                <w:szCs w:val="24"/>
                <w:rtl/>
              </w:rPr>
            </w:pPr>
            <w:r>
              <w:rPr>
                <w:rFonts w:hint="cs"/>
                <w:b/>
                <w:bCs/>
                <w:sz w:val="24"/>
                <w:szCs w:val="24"/>
                <w:rtl/>
              </w:rPr>
              <w:t>בדוק שסל קניות עובד ב</w:t>
            </w:r>
            <w:proofErr w:type="spellStart"/>
            <w:r>
              <w:rPr>
                <w:b/>
                <w:bCs/>
                <w:sz w:val="24"/>
                <w:szCs w:val="24"/>
              </w:rPr>
              <w:t>wifi</w:t>
            </w:r>
            <w:proofErr w:type="spellEnd"/>
            <w:r>
              <w:rPr>
                <w:rFonts w:hint="cs"/>
                <w:b/>
                <w:bCs/>
                <w:sz w:val="24"/>
                <w:szCs w:val="24"/>
                <w:rtl/>
              </w:rPr>
              <w:t xml:space="preserve"> דרך טלפון </w:t>
            </w:r>
            <w:proofErr w:type="spellStart"/>
            <w:r>
              <w:rPr>
                <w:rFonts w:hint="cs"/>
                <w:b/>
                <w:bCs/>
                <w:sz w:val="24"/>
                <w:szCs w:val="24"/>
                <w:rtl/>
              </w:rPr>
              <w:t>ניייד</w:t>
            </w:r>
            <w:proofErr w:type="spellEnd"/>
          </w:p>
        </w:tc>
        <w:tc>
          <w:tcPr>
            <w:tcW w:w="1334" w:type="dxa"/>
            <w:vMerge/>
          </w:tcPr>
          <w:p w14:paraId="6C1E7E45" w14:textId="77777777" w:rsidR="00C12AFA" w:rsidRPr="00180359" w:rsidRDefault="00C12AFA" w:rsidP="002C4938">
            <w:pPr>
              <w:rPr>
                <w:b/>
                <w:bCs/>
                <w:sz w:val="36"/>
                <w:szCs w:val="36"/>
                <w:rtl/>
              </w:rPr>
            </w:pPr>
          </w:p>
        </w:tc>
      </w:tr>
      <w:tr w:rsidR="00C12AFA" w:rsidRPr="00180359" w14:paraId="57FA6E23" w14:textId="77777777" w:rsidTr="008D03B0">
        <w:trPr>
          <w:trHeight w:val="274"/>
        </w:trPr>
        <w:tc>
          <w:tcPr>
            <w:tcW w:w="3478" w:type="dxa"/>
          </w:tcPr>
          <w:p w14:paraId="4D7C2AFA" w14:textId="77777777" w:rsidR="00C12AFA" w:rsidRPr="00180359" w:rsidRDefault="008D03B0" w:rsidP="00E87155">
            <w:pPr>
              <w:jc w:val="center"/>
              <w:rPr>
                <w:b/>
                <w:bCs/>
                <w:sz w:val="24"/>
                <w:szCs w:val="24"/>
                <w:rtl/>
              </w:rPr>
            </w:pPr>
            <w:r>
              <w:rPr>
                <w:rFonts w:hint="cs"/>
                <w:b/>
                <w:bCs/>
                <w:sz w:val="24"/>
                <w:szCs w:val="24"/>
                <w:rtl/>
              </w:rPr>
              <w:t>146</w:t>
            </w:r>
            <w:r w:rsidR="00E87155">
              <w:rPr>
                <w:b/>
                <w:bCs/>
                <w:sz w:val="24"/>
                <w:szCs w:val="24"/>
              </w:rPr>
              <w:t>TC</w:t>
            </w:r>
          </w:p>
        </w:tc>
        <w:tc>
          <w:tcPr>
            <w:tcW w:w="3478" w:type="dxa"/>
          </w:tcPr>
          <w:p w14:paraId="2F898540" w14:textId="77777777" w:rsidR="00C12AFA" w:rsidRPr="00180359" w:rsidRDefault="008D03B0" w:rsidP="002C4938">
            <w:pPr>
              <w:rPr>
                <w:b/>
                <w:bCs/>
                <w:sz w:val="24"/>
                <w:szCs w:val="24"/>
                <w:rtl/>
              </w:rPr>
            </w:pPr>
            <w:r>
              <w:rPr>
                <w:rFonts w:hint="cs"/>
                <w:b/>
                <w:bCs/>
                <w:sz w:val="24"/>
                <w:szCs w:val="24"/>
                <w:rtl/>
              </w:rPr>
              <w:t xml:space="preserve">בדוק שסל קניות עובד דרך </w:t>
            </w:r>
            <w:proofErr w:type="spellStart"/>
            <w:r>
              <w:rPr>
                <w:b/>
                <w:bCs/>
                <w:sz w:val="24"/>
                <w:szCs w:val="24"/>
              </w:rPr>
              <w:t>wifi</w:t>
            </w:r>
            <w:proofErr w:type="spellEnd"/>
            <w:r>
              <w:rPr>
                <w:rFonts w:hint="cs"/>
                <w:b/>
                <w:bCs/>
                <w:sz w:val="24"/>
                <w:szCs w:val="24"/>
                <w:rtl/>
              </w:rPr>
              <w:t xml:space="preserve"> </w:t>
            </w:r>
            <w:proofErr w:type="spellStart"/>
            <w:r>
              <w:rPr>
                <w:rFonts w:hint="cs"/>
                <w:b/>
                <w:bCs/>
                <w:sz w:val="24"/>
                <w:szCs w:val="24"/>
                <w:rtl/>
              </w:rPr>
              <w:t>בטאבלט</w:t>
            </w:r>
            <w:proofErr w:type="spellEnd"/>
            <w:r>
              <w:rPr>
                <w:rFonts w:hint="cs"/>
                <w:b/>
                <w:bCs/>
                <w:sz w:val="24"/>
                <w:szCs w:val="24"/>
                <w:rtl/>
              </w:rPr>
              <w:t xml:space="preserve"> </w:t>
            </w:r>
          </w:p>
        </w:tc>
        <w:tc>
          <w:tcPr>
            <w:tcW w:w="1334" w:type="dxa"/>
            <w:vMerge/>
          </w:tcPr>
          <w:p w14:paraId="49C9A637" w14:textId="77777777" w:rsidR="00C12AFA" w:rsidRPr="00180359" w:rsidRDefault="00C12AFA" w:rsidP="002C4938">
            <w:pPr>
              <w:rPr>
                <w:b/>
                <w:bCs/>
                <w:sz w:val="36"/>
                <w:szCs w:val="36"/>
                <w:rtl/>
              </w:rPr>
            </w:pPr>
          </w:p>
        </w:tc>
      </w:tr>
    </w:tbl>
    <w:p w14:paraId="3D600C9B" w14:textId="77777777" w:rsidR="00F561C8" w:rsidRPr="00180359" w:rsidRDefault="00F561C8" w:rsidP="00F16B93">
      <w:pPr>
        <w:rPr>
          <w:b/>
          <w:bCs/>
          <w:sz w:val="36"/>
          <w:szCs w:val="36"/>
          <w:rtl/>
        </w:rPr>
      </w:pPr>
    </w:p>
    <w:p w14:paraId="28D0729F" w14:textId="77777777" w:rsidR="00F561C8" w:rsidRPr="00180359" w:rsidRDefault="00F561C8" w:rsidP="00F16B93">
      <w:pPr>
        <w:rPr>
          <w:b/>
          <w:bCs/>
          <w:sz w:val="36"/>
          <w:szCs w:val="36"/>
          <w:rtl/>
        </w:rPr>
      </w:pPr>
    </w:p>
    <w:p w14:paraId="5FCA0F35" w14:textId="77777777" w:rsidR="00F561C8" w:rsidRPr="00180359" w:rsidRDefault="00F561C8" w:rsidP="00F16B93">
      <w:pPr>
        <w:rPr>
          <w:b/>
          <w:bCs/>
          <w:sz w:val="36"/>
          <w:szCs w:val="36"/>
          <w:rtl/>
        </w:rPr>
      </w:pPr>
    </w:p>
    <w:p w14:paraId="65B64F1A" w14:textId="77777777" w:rsidR="00F561C8" w:rsidRPr="00180359" w:rsidRDefault="00F561C8" w:rsidP="00F16B93">
      <w:pPr>
        <w:rPr>
          <w:b/>
          <w:bCs/>
          <w:sz w:val="36"/>
          <w:szCs w:val="36"/>
          <w:rtl/>
        </w:rPr>
      </w:pPr>
    </w:p>
    <w:p w14:paraId="1E057309" w14:textId="77777777" w:rsidR="00F561C8" w:rsidRPr="00180359" w:rsidRDefault="00F561C8" w:rsidP="00F16B93">
      <w:pPr>
        <w:rPr>
          <w:b/>
          <w:bCs/>
          <w:sz w:val="36"/>
          <w:szCs w:val="36"/>
          <w:rtl/>
        </w:rPr>
      </w:pPr>
    </w:p>
    <w:p w14:paraId="521AEAE6" w14:textId="77777777" w:rsidR="00F561C8" w:rsidRPr="00180359" w:rsidRDefault="00F561C8" w:rsidP="00F16B93">
      <w:pPr>
        <w:rPr>
          <w:b/>
          <w:bCs/>
          <w:sz w:val="36"/>
          <w:szCs w:val="36"/>
          <w:rtl/>
        </w:rPr>
      </w:pPr>
    </w:p>
    <w:p w14:paraId="6DB25018" w14:textId="77777777" w:rsidR="00224375" w:rsidRDefault="00224375" w:rsidP="00F16B93">
      <w:pPr>
        <w:rPr>
          <w:b/>
          <w:bCs/>
          <w:sz w:val="36"/>
          <w:szCs w:val="36"/>
          <w:rtl/>
        </w:rPr>
      </w:pPr>
    </w:p>
    <w:p w14:paraId="6CB7A10D" w14:textId="77777777" w:rsidR="008D03B0" w:rsidRPr="00180359" w:rsidRDefault="008D03B0" w:rsidP="00F16B93">
      <w:pPr>
        <w:rPr>
          <w:b/>
          <w:bCs/>
          <w:sz w:val="36"/>
          <w:szCs w:val="36"/>
          <w:rtl/>
        </w:rPr>
      </w:pPr>
    </w:p>
    <w:p w14:paraId="5BAA6522" w14:textId="77777777" w:rsidR="00C12AFA" w:rsidRPr="00180359" w:rsidRDefault="00C12AFA" w:rsidP="00C12AFA">
      <w:pPr>
        <w:rPr>
          <w:b/>
          <w:bCs/>
          <w:sz w:val="36"/>
          <w:szCs w:val="36"/>
          <w:rtl/>
        </w:rPr>
      </w:pPr>
    </w:p>
    <w:tbl>
      <w:tblPr>
        <w:tblStyle w:val="af7"/>
        <w:tblpPr w:leftFromText="180" w:rightFromText="180" w:vertAnchor="text" w:tblpXSpec="right" w:tblpY="1"/>
        <w:tblOverlap w:val="never"/>
        <w:bidiVisual/>
        <w:tblW w:w="0" w:type="auto"/>
        <w:tblLook w:val="04A0" w:firstRow="1" w:lastRow="0" w:firstColumn="1" w:lastColumn="0" w:noHBand="0" w:noVBand="1"/>
      </w:tblPr>
      <w:tblGrid>
        <w:gridCol w:w="3145"/>
        <w:gridCol w:w="3209"/>
        <w:gridCol w:w="1942"/>
      </w:tblGrid>
      <w:tr w:rsidR="00C12AFA" w:rsidRPr="00180359" w14:paraId="38CF7D33" w14:textId="77777777" w:rsidTr="000650D2">
        <w:trPr>
          <w:trHeight w:val="274"/>
        </w:trPr>
        <w:tc>
          <w:tcPr>
            <w:tcW w:w="3145" w:type="dxa"/>
          </w:tcPr>
          <w:p w14:paraId="32F6BB78" w14:textId="77777777" w:rsidR="00C12AFA" w:rsidRPr="00180359" w:rsidRDefault="00C12AFA" w:rsidP="002C4938">
            <w:pPr>
              <w:rPr>
                <w:b/>
                <w:bCs/>
                <w:sz w:val="36"/>
                <w:szCs w:val="36"/>
                <w:rtl/>
              </w:rPr>
            </w:pPr>
            <w:r w:rsidRPr="00180359">
              <w:rPr>
                <w:rFonts w:hint="cs"/>
                <w:b/>
                <w:bCs/>
                <w:sz w:val="36"/>
                <w:szCs w:val="36"/>
                <w:rtl/>
              </w:rPr>
              <w:lastRenderedPageBreak/>
              <w:t>מספר בדיקה</w:t>
            </w:r>
          </w:p>
        </w:tc>
        <w:tc>
          <w:tcPr>
            <w:tcW w:w="3209" w:type="dxa"/>
          </w:tcPr>
          <w:p w14:paraId="3E82B692" w14:textId="77777777" w:rsidR="00C12AFA" w:rsidRPr="00180359" w:rsidRDefault="00C12AFA" w:rsidP="002C4938">
            <w:pPr>
              <w:rPr>
                <w:b/>
                <w:bCs/>
                <w:sz w:val="36"/>
                <w:szCs w:val="36"/>
                <w:rtl/>
              </w:rPr>
            </w:pPr>
            <w:r w:rsidRPr="00180359">
              <w:rPr>
                <w:rFonts w:hint="cs"/>
                <w:b/>
                <w:bCs/>
                <w:sz w:val="36"/>
                <w:szCs w:val="36"/>
                <w:rtl/>
              </w:rPr>
              <w:t>מקרי בדיקה</w:t>
            </w:r>
          </w:p>
        </w:tc>
        <w:tc>
          <w:tcPr>
            <w:tcW w:w="1942" w:type="dxa"/>
            <w:vMerge w:val="restart"/>
          </w:tcPr>
          <w:p w14:paraId="37A2DFEC" w14:textId="77777777" w:rsidR="008D03B0" w:rsidRDefault="008D03B0" w:rsidP="002C4938">
            <w:pPr>
              <w:rPr>
                <w:b/>
                <w:bCs/>
                <w:sz w:val="36"/>
                <w:szCs w:val="36"/>
                <w:rtl/>
              </w:rPr>
            </w:pPr>
          </w:p>
          <w:p w14:paraId="7E753540" w14:textId="77777777" w:rsidR="008D03B0" w:rsidRDefault="008D03B0" w:rsidP="002C4938">
            <w:pPr>
              <w:rPr>
                <w:b/>
                <w:bCs/>
                <w:sz w:val="36"/>
                <w:szCs w:val="36"/>
                <w:rtl/>
              </w:rPr>
            </w:pPr>
          </w:p>
          <w:p w14:paraId="7188D441" w14:textId="77777777" w:rsidR="008D03B0" w:rsidRDefault="008D03B0" w:rsidP="002C4938">
            <w:pPr>
              <w:rPr>
                <w:b/>
                <w:bCs/>
                <w:sz w:val="36"/>
                <w:szCs w:val="36"/>
                <w:rtl/>
              </w:rPr>
            </w:pPr>
          </w:p>
          <w:p w14:paraId="2943B322" w14:textId="77777777" w:rsidR="00865D21" w:rsidRDefault="00865D21" w:rsidP="002C4938">
            <w:pPr>
              <w:rPr>
                <w:b/>
                <w:bCs/>
                <w:sz w:val="36"/>
                <w:szCs w:val="36"/>
                <w:rtl/>
              </w:rPr>
            </w:pPr>
          </w:p>
          <w:p w14:paraId="253BDA06" w14:textId="77777777" w:rsidR="00865D21" w:rsidRDefault="00865D21" w:rsidP="002C4938">
            <w:pPr>
              <w:rPr>
                <w:b/>
                <w:bCs/>
                <w:sz w:val="36"/>
                <w:szCs w:val="36"/>
                <w:rtl/>
              </w:rPr>
            </w:pPr>
          </w:p>
          <w:p w14:paraId="0427D447" w14:textId="77777777" w:rsidR="00865D21" w:rsidRDefault="00865D21" w:rsidP="002C4938">
            <w:pPr>
              <w:rPr>
                <w:b/>
                <w:bCs/>
                <w:sz w:val="36"/>
                <w:szCs w:val="36"/>
                <w:rtl/>
              </w:rPr>
            </w:pPr>
          </w:p>
          <w:p w14:paraId="07074ED6" w14:textId="77777777" w:rsidR="008D03B0" w:rsidRDefault="008D03B0" w:rsidP="002C4938">
            <w:pPr>
              <w:rPr>
                <w:b/>
                <w:bCs/>
                <w:sz w:val="36"/>
                <w:szCs w:val="36"/>
                <w:rtl/>
              </w:rPr>
            </w:pPr>
          </w:p>
          <w:p w14:paraId="3E680D35" w14:textId="77777777" w:rsidR="00C12AFA" w:rsidRPr="00180359" w:rsidRDefault="005D6E03" w:rsidP="002C4938">
            <w:pPr>
              <w:rPr>
                <w:b/>
                <w:bCs/>
                <w:sz w:val="36"/>
                <w:szCs w:val="36"/>
                <w:rtl/>
              </w:rPr>
            </w:pPr>
            <w:r w:rsidRPr="00180359">
              <w:rPr>
                <w:rFonts w:hint="cs"/>
                <w:b/>
                <w:bCs/>
                <w:sz w:val="36"/>
                <w:szCs w:val="36"/>
                <w:rtl/>
              </w:rPr>
              <w:t>בדיקות</w:t>
            </w:r>
            <w:r w:rsidR="00901D01" w:rsidRPr="00180359">
              <w:rPr>
                <w:rFonts w:hint="cs"/>
                <w:b/>
                <w:bCs/>
                <w:sz w:val="36"/>
                <w:szCs w:val="36"/>
                <w:rtl/>
              </w:rPr>
              <w:t xml:space="preserve"> שרידות והתאוששות</w:t>
            </w:r>
          </w:p>
        </w:tc>
      </w:tr>
      <w:tr w:rsidR="00C12AFA" w:rsidRPr="00180359" w14:paraId="6D176857" w14:textId="77777777" w:rsidTr="000650D2">
        <w:trPr>
          <w:trHeight w:val="274"/>
        </w:trPr>
        <w:tc>
          <w:tcPr>
            <w:tcW w:w="3145" w:type="dxa"/>
          </w:tcPr>
          <w:p w14:paraId="0B02EA4B" w14:textId="77777777" w:rsidR="00C12AFA" w:rsidRPr="00180359" w:rsidRDefault="00865D21" w:rsidP="00E87155">
            <w:pPr>
              <w:jc w:val="center"/>
              <w:rPr>
                <w:b/>
                <w:bCs/>
                <w:sz w:val="24"/>
                <w:szCs w:val="24"/>
                <w:rtl/>
              </w:rPr>
            </w:pPr>
            <w:r>
              <w:rPr>
                <w:rFonts w:hint="cs"/>
                <w:b/>
                <w:bCs/>
                <w:sz w:val="24"/>
                <w:szCs w:val="24"/>
                <w:rtl/>
              </w:rPr>
              <w:t>147</w:t>
            </w:r>
            <w:r w:rsidR="00E87155">
              <w:rPr>
                <w:b/>
                <w:bCs/>
                <w:sz w:val="24"/>
                <w:szCs w:val="24"/>
              </w:rPr>
              <w:t>TC</w:t>
            </w:r>
          </w:p>
        </w:tc>
        <w:tc>
          <w:tcPr>
            <w:tcW w:w="3209" w:type="dxa"/>
          </w:tcPr>
          <w:p w14:paraId="09E2EDC8" w14:textId="77777777" w:rsidR="00C12AFA" w:rsidRPr="00180359" w:rsidRDefault="00865D21" w:rsidP="002C4938">
            <w:pPr>
              <w:rPr>
                <w:b/>
                <w:bCs/>
                <w:sz w:val="24"/>
                <w:szCs w:val="24"/>
                <w:rtl/>
              </w:rPr>
            </w:pPr>
            <w:r>
              <w:rPr>
                <w:rFonts w:hint="cs"/>
                <w:b/>
                <w:bCs/>
                <w:sz w:val="24"/>
                <w:szCs w:val="24"/>
                <w:rtl/>
              </w:rPr>
              <w:t>בדוק שניתוק רשת לא מוחק פריטים בסל קניות</w:t>
            </w:r>
          </w:p>
        </w:tc>
        <w:tc>
          <w:tcPr>
            <w:tcW w:w="1942" w:type="dxa"/>
            <w:vMerge/>
          </w:tcPr>
          <w:p w14:paraId="61C8BD6A" w14:textId="77777777" w:rsidR="00C12AFA" w:rsidRPr="00180359" w:rsidRDefault="00C12AFA" w:rsidP="002C4938">
            <w:pPr>
              <w:rPr>
                <w:b/>
                <w:bCs/>
                <w:sz w:val="36"/>
                <w:szCs w:val="36"/>
                <w:rtl/>
              </w:rPr>
            </w:pPr>
          </w:p>
        </w:tc>
      </w:tr>
      <w:tr w:rsidR="00C12AFA" w:rsidRPr="00180359" w14:paraId="2F8355E7" w14:textId="77777777" w:rsidTr="000650D2">
        <w:trPr>
          <w:trHeight w:val="274"/>
        </w:trPr>
        <w:tc>
          <w:tcPr>
            <w:tcW w:w="3145" w:type="dxa"/>
          </w:tcPr>
          <w:p w14:paraId="360AD3D5" w14:textId="77777777" w:rsidR="00C12AFA" w:rsidRPr="00180359" w:rsidRDefault="00865D21" w:rsidP="00E87155">
            <w:pPr>
              <w:jc w:val="center"/>
              <w:rPr>
                <w:b/>
                <w:bCs/>
                <w:sz w:val="24"/>
                <w:szCs w:val="24"/>
                <w:rtl/>
              </w:rPr>
            </w:pPr>
            <w:r>
              <w:rPr>
                <w:rFonts w:hint="cs"/>
                <w:b/>
                <w:bCs/>
                <w:sz w:val="24"/>
                <w:szCs w:val="24"/>
                <w:rtl/>
              </w:rPr>
              <w:t>148</w:t>
            </w:r>
            <w:r w:rsidR="00E87155">
              <w:rPr>
                <w:b/>
                <w:bCs/>
                <w:sz w:val="24"/>
                <w:szCs w:val="24"/>
              </w:rPr>
              <w:t>TC</w:t>
            </w:r>
          </w:p>
        </w:tc>
        <w:tc>
          <w:tcPr>
            <w:tcW w:w="3209" w:type="dxa"/>
          </w:tcPr>
          <w:p w14:paraId="586D6087" w14:textId="77777777" w:rsidR="00C12AFA" w:rsidRPr="00180359" w:rsidRDefault="00865D21" w:rsidP="002C4938">
            <w:pPr>
              <w:rPr>
                <w:b/>
                <w:bCs/>
                <w:sz w:val="24"/>
                <w:szCs w:val="24"/>
                <w:rtl/>
              </w:rPr>
            </w:pPr>
            <w:r>
              <w:rPr>
                <w:rFonts w:hint="cs"/>
                <w:b/>
                <w:bCs/>
                <w:sz w:val="24"/>
                <w:szCs w:val="24"/>
                <w:rtl/>
              </w:rPr>
              <w:t xml:space="preserve">בדוק </w:t>
            </w:r>
            <w:proofErr w:type="spellStart"/>
            <w:r>
              <w:rPr>
                <w:rFonts w:hint="cs"/>
                <w:b/>
                <w:bCs/>
                <w:sz w:val="24"/>
                <w:szCs w:val="24"/>
                <w:rtl/>
              </w:rPr>
              <w:t>בדוק</w:t>
            </w:r>
            <w:proofErr w:type="spellEnd"/>
            <w:r>
              <w:rPr>
                <w:rFonts w:hint="cs"/>
                <w:b/>
                <w:bCs/>
                <w:sz w:val="24"/>
                <w:szCs w:val="24"/>
                <w:rtl/>
              </w:rPr>
              <w:t xml:space="preserve"> שמוצגת הודעה ברורה כאשר הרשת נופלת</w:t>
            </w:r>
          </w:p>
        </w:tc>
        <w:tc>
          <w:tcPr>
            <w:tcW w:w="1942" w:type="dxa"/>
            <w:vMerge/>
          </w:tcPr>
          <w:p w14:paraId="771D0630" w14:textId="77777777" w:rsidR="00C12AFA" w:rsidRPr="00180359" w:rsidRDefault="00C12AFA" w:rsidP="002C4938">
            <w:pPr>
              <w:rPr>
                <w:b/>
                <w:bCs/>
                <w:sz w:val="36"/>
                <w:szCs w:val="36"/>
                <w:rtl/>
              </w:rPr>
            </w:pPr>
          </w:p>
        </w:tc>
      </w:tr>
      <w:tr w:rsidR="00C12AFA" w:rsidRPr="00180359" w14:paraId="122F51D3" w14:textId="77777777" w:rsidTr="000650D2">
        <w:trPr>
          <w:trHeight w:val="286"/>
        </w:trPr>
        <w:tc>
          <w:tcPr>
            <w:tcW w:w="3145" w:type="dxa"/>
          </w:tcPr>
          <w:p w14:paraId="5C833923" w14:textId="77777777" w:rsidR="00C12AFA" w:rsidRPr="00180359" w:rsidRDefault="00865D21" w:rsidP="00E87155">
            <w:pPr>
              <w:jc w:val="center"/>
              <w:rPr>
                <w:b/>
                <w:bCs/>
                <w:sz w:val="24"/>
                <w:szCs w:val="24"/>
                <w:rtl/>
              </w:rPr>
            </w:pPr>
            <w:r>
              <w:rPr>
                <w:rFonts w:hint="cs"/>
                <w:b/>
                <w:bCs/>
                <w:sz w:val="24"/>
                <w:szCs w:val="24"/>
                <w:rtl/>
              </w:rPr>
              <w:t>149</w:t>
            </w:r>
            <w:r w:rsidR="00E87155">
              <w:rPr>
                <w:b/>
                <w:bCs/>
                <w:sz w:val="24"/>
                <w:szCs w:val="24"/>
              </w:rPr>
              <w:t>TC</w:t>
            </w:r>
          </w:p>
        </w:tc>
        <w:tc>
          <w:tcPr>
            <w:tcW w:w="3209" w:type="dxa"/>
          </w:tcPr>
          <w:p w14:paraId="3133D2BA" w14:textId="77777777" w:rsidR="00C12AFA" w:rsidRPr="00180359" w:rsidRDefault="00865D21" w:rsidP="002C4938">
            <w:pPr>
              <w:rPr>
                <w:b/>
                <w:bCs/>
                <w:sz w:val="24"/>
                <w:szCs w:val="24"/>
                <w:rtl/>
              </w:rPr>
            </w:pPr>
            <w:r>
              <w:rPr>
                <w:rFonts w:hint="cs"/>
                <w:b/>
                <w:bCs/>
                <w:sz w:val="24"/>
                <w:szCs w:val="24"/>
                <w:rtl/>
              </w:rPr>
              <w:t xml:space="preserve">בדוק שהמערכת שומרת את הסל לאחר לחיצה על כפתור </w:t>
            </w:r>
            <w:proofErr w:type="spellStart"/>
            <w:r>
              <w:rPr>
                <w:rFonts w:hint="cs"/>
                <w:b/>
                <w:bCs/>
                <w:sz w:val="24"/>
                <w:szCs w:val="24"/>
                <w:rtl/>
              </w:rPr>
              <w:t>רענון</w:t>
            </w:r>
            <w:proofErr w:type="spellEnd"/>
          </w:p>
        </w:tc>
        <w:tc>
          <w:tcPr>
            <w:tcW w:w="1942" w:type="dxa"/>
            <w:vMerge/>
          </w:tcPr>
          <w:p w14:paraId="2C27E956" w14:textId="77777777" w:rsidR="00C12AFA" w:rsidRPr="00180359" w:rsidRDefault="00C12AFA" w:rsidP="002C4938">
            <w:pPr>
              <w:rPr>
                <w:b/>
                <w:bCs/>
                <w:sz w:val="36"/>
                <w:szCs w:val="36"/>
                <w:rtl/>
              </w:rPr>
            </w:pPr>
          </w:p>
        </w:tc>
      </w:tr>
      <w:tr w:rsidR="00C12AFA" w:rsidRPr="00180359" w14:paraId="304345C6" w14:textId="77777777" w:rsidTr="000650D2">
        <w:trPr>
          <w:trHeight w:val="274"/>
        </w:trPr>
        <w:tc>
          <w:tcPr>
            <w:tcW w:w="3145" w:type="dxa"/>
          </w:tcPr>
          <w:p w14:paraId="3C62CD5D" w14:textId="77777777" w:rsidR="00C12AFA" w:rsidRPr="00180359" w:rsidRDefault="00865D21" w:rsidP="00E87155">
            <w:pPr>
              <w:jc w:val="center"/>
              <w:rPr>
                <w:b/>
                <w:bCs/>
                <w:sz w:val="24"/>
                <w:szCs w:val="24"/>
                <w:rtl/>
              </w:rPr>
            </w:pPr>
            <w:r>
              <w:rPr>
                <w:rFonts w:hint="cs"/>
                <w:b/>
                <w:bCs/>
                <w:sz w:val="24"/>
                <w:szCs w:val="24"/>
                <w:rtl/>
              </w:rPr>
              <w:t>150</w:t>
            </w:r>
            <w:r w:rsidR="00E87155">
              <w:rPr>
                <w:b/>
                <w:bCs/>
                <w:sz w:val="24"/>
                <w:szCs w:val="24"/>
              </w:rPr>
              <w:t>TC</w:t>
            </w:r>
          </w:p>
        </w:tc>
        <w:tc>
          <w:tcPr>
            <w:tcW w:w="3209" w:type="dxa"/>
          </w:tcPr>
          <w:p w14:paraId="356D4E17" w14:textId="77777777" w:rsidR="00C12AFA" w:rsidRPr="00180359" w:rsidRDefault="00865D21" w:rsidP="002C4938">
            <w:pPr>
              <w:rPr>
                <w:b/>
                <w:bCs/>
                <w:sz w:val="24"/>
                <w:szCs w:val="24"/>
                <w:rtl/>
              </w:rPr>
            </w:pPr>
            <w:r>
              <w:rPr>
                <w:rFonts w:hint="cs"/>
                <w:b/>
                <w:bCs/>
                <w:sz w:val="24"/>
                <w:szCs w:val="24"/>
                <w:rtl/>
              </w:rPr>
              <w:t xml:space="preserve">בדוק שחזרה </w:t>
            </w:r>
            <w:proofErr w:type="spellStart"/>
            <w:r>
              <w:rPr>
                <w:rFonts w:hint="cs"/>
                <w:b/>
                <w:bCs/>
                <w:sz w:val="24"/>
                <w:szCs w:val="24"/>
                <w:rtl/>
              </w:rPr>
              <w:t>אחורהבדפדפן</w:t>
            </w:r>
            <w:proofErr w:type="spellEnd"/>
            <w:r>
              <w:rPr>
                <w:rFonts w:hint="cs"/>
                <w:b/>
                <w:bCs/>
                <w:sz w:val="24"/>
                <w:szCs w:val="24"/>
                <w:rtl/>
              </w:rPr>
              <w:t xml:space="preserve"> לא מוחקת פריטים</w:t>
            </w:r>
          </w:p>
        </w:tc>
        <w:tc>
          <w:tcPr>
            <w:tcW w:w="1942" w:type="dxa"/>
            <w:vMerge/>
          </w:tcPr>
          <w:p w14:paraId="3D599203" w14:textId="77777777" w:rsidR="00C12AFA" w:rsidRPr="00180359" w:rsidRDefault="00C12AFA" w:rsidP="002C4938">
            <w:pPr>
              <w:rPr>
                <w:b/>
                <w:bCs/>
                <w:sz w:val="36"/>
                <w:szCs w:val="36"/>
                <w:rtl/>
              </w:rPr>
            </w:pPr>
          </w:p>
        </w:tc>
      </w:tr>
      <w:tr w:rsidR="00C12AFA" w:rsidRPr="00180359" w14:paraId="56276180" w14:textId="77777777" w:rsidTr="000650D2">
        <w:trPr>
          <w:trHeight w:val="274"/>
        </w:trPr>
        <w:tc>
          <w:tcPr>
            <w:tcW w:w="3145" w:type="dxa"/>
          </w:tcPr>
          <w:p w14:paraId="1FD877C0" w14:textId="77777777" w:rsidR="00C12AFA" w:rsidRPr="00180359" w:rsidRDefault="00865D21" w:rsidP="00E87155">
            <w:pPr>
              <w:jc w:val="center"/>
              <w:rPr>
                <w:b/>
                <w:bCs/>
                <w:sz w:val="24"/>
                <w:szCs w:val="24"/>
                <w:rtl/>
              </w:rPr>
            </w:pPr>
            <w:r>
              <w:rPr>
                <w:rFonts w:hint="cs"/>
                <w:b/>
                <w:bCs/>
                <w:sz w:val="24"/>
                <w:szCs w:val="24"/>
                <w:rtl/>
              </w:rPr>
              <w:t>151</w:t>
            </w:r>
            <w:r w:rsidR="00E87155">
              <w:rPr>
                <w:b/>
                <w:bCs/>
                <w:sz w:val="24"/>
                <w:szCs w:val="24"/>
              </w:rPr>
              <w:t>TC</w:t>
            </w:r>
          </w:p>
        </w:tc>
        <w:tc>
          <w:tcPr>
            <w:tcW w:w="3209" w:type="dxa"/>
          </w:tcPr>
          <w:p w14:paraId="4E76CAC7" w14:textId="77777777" w:rsidR="00C12AFA" w:rsidRPr="00180359" w:rsidRDefault="00865D21" w:rsidP="002C4938">
            <w:pPr>
              <w:rPr>
                <w:b/>
                <w:bCs/>
                <w:sz w:val="24"/>
                <w:szCs w:val="24"/>
                <w:rtl/>
              </w:rPr>
            </w:pPr>
            <w:r>
              <w:rPr>
                <w:rFonts w:hint="cs"/>
                <w:b/>
                <w:bCs/>
                <w:sz w:val="24"/>
                <w:szCs w:val="24"/>
                <w:rtl/>
              </w:rPr>
              <w:t>בדוק שניתן לשחזר את הסל קניות לאחר יציאה מהדפדפן</w:t>
            </w:r>
          </w:p>
        </w:tc>
        <w:tc>
          <w:tcPr>
            <w:tcW w:w="1942" w:type="dxa"/>
            <w:vMerge/>
          </w:tcPr>
          <w:p w14:paraId="3E4E1FD1" w14:textId="77777777" w:rsidR="00C12AFA" w:rsidRPr="00180359" w:rsidRDefault="00C12AFA" w:rsidP="002C4938">
            <w:pPr>
              <w:rPr>
                <w:b/>
                <w:bCs/>
                <w:sz w:val="36"/>
                <w:szCs w:val="36"/>
                <w:rtl/>
              </w:rPr>
            </w:pPr>
          </w:p>
        </w:tc>
      </w:tr>
      <w:tr w:rsidR="00C12AFA" w:rsidRPr="00180359" w14:paraId="5961B066" w14:textId="77777777" w:rsidTr="000650D2">
        <w:trPr>
          <w:trHeight w:val="274"/>
        </w:trPr>
        <w:tc>
          <w:tcPr>
            <w:tcW w:w="3145" w:type="dxa"/>
          </w:tcPr>
          <w:p w14:paraId="3FD45DC4" w14:textId="77777777" w:rsidR="00C12AFA" w:rsidRPr="00180359" w:rsidRDefault="00865D21" w:rsidP="00E87155">
            <w:pPr>
              <w:jc w:val="center"/>
              <w:rPr>
                <w:b/>
                <w:bCs/>
                <w:sz w:val="24"/>
                <w:szCs w:val="24"/>
                <w:rtl/>
              </w:rPr>
            </w:pPr>
            <w:r>
              <w:rPr>
                <w:rFonts w:hint="cs"/>
                <w:b/>
                <w:bCs/>
                <w:sz w:val="24"/>
                <w:szCs w:val="24"/>
                <w:rtl/>
              </w:rPr>
              <w:t>152</w:t>
            </w:r>
            <w:r w:rsidR="00E87155">
              <w:rPr>
                <w:b/>
                <w:bCs/>
                <w:sz w:val="24"/>
                <w:szCs w:val="24"/>
              </w:rPr>
              <w:t>TC</w:t>
            </w:r>
          </w:p>
        </w:tc>
        <w:tc>
          <w:tcPr>
            <w:tcW w:w="3209" w:type="dxa"/>
          </w:tcPr>
          <w:p w14:paraId="511E021E" w14:textId="77777777" w:rsidR="00C12AFA" w:rsidRPr="00180359" w:rsidRDefault="00865D21" w:rsidP="002C4938">
            <w:pPr>
              <w:rPr>
                <w:b/>
                <w:bCs/>
                <w:sz w:val="24"/>
                <w:szCs w:val="24"/>
                <w:rtl/>
              </w:rPr>
            </w:pPr>
            <w:r>
              <w:rPr>
                <w:rFonts w:hint="cs"/>
                <w:b/>
                <w:bCs/>
                <w:sz w:val="24"/>
                <w:szCs w:val="24"/>
                <w:rtl/>
              </w:rPr>
              <w:t>בדוק שניתן לשחזר את הסל קניות לאחר ניתוק רשת</w:t>
            </w:r>
          </w:p>
        </w:tc>
        <w:tc>
          <w:tcPr>
            <w:tcW w:w="1942" w:type="dxa"/>
            <w:vMerge/>
          </w:tcPr>
          <w:p w14:paraId="0744118B" w14:textId="77777777" w:rsidR="00C12AFA" w:rsidRPr="00180359" w:rsidRDefault="00C12AFA" w:rsidP="002C4938">
            <w:pPr>
              <w:rPr>
                <w:b/>
                <w:bCs/>
                <w:sz w:val="36"/>
                <w:szCs w:val="36"/>
                <w:rtl/>
              </w:rPr>
            </w:pPr>
          </w:p>
        </w:tc>
      </w:tr>
      <w:tr w:rsidR="00C12AFA" w:rsidRPr="00180359" w14:paraId="4835EB79" w14:textId="77777777" w:rsidTr="000650D2">
        <w:trPr>
          <w:trHeight w:val="274"/>
        </w:trPr>
        <w:tc>
          <w:tcPr>
            <w:tcW w:w="3145" w:type="dxa"/>
          </w:tcPr>
          <w:p w14:paraId="13B92E05" w14:textId="77777777" w:rsidR="00C12AFA" w:rsidRPr="00180359" w:rsidRDefault="00865D21" w:rsidP="00E87155">
            <w:pPr>
              <w:jc w:val="center"/>
              <w:rPr>
                <w:b/>
                <w:bCs/>
                <w:sz w:val="24"/>
                <w:szCs w:val="24"/>
                <w:rtl/>
              </w:rPr>
            </w:pPr>
            <w:r>
              <w:rPr>
                <w:rFonts w:hint="cs"/>
                <w:b/>
                <w:bCs/>
                <w:sz w:val="24"/>
                <w:szCs w:val="24"/>
                <w:rtl/>
              </w:rPr>
              <w:t>153</w:t>
            </w:r>
            <w:r w:rsidR="00E87155">
              <w:rPr>
                <w:b/>
                <w:bCs/>
                <w:sz w:val="24"/>
                <w:szCs w:val="24"/>
              </w:rPr>
              <w:t>TC</w:t>
            </w:r>
          </w:p>
        </w:tc>
        <w:tc>
          <w:tcPr>
            <w:tcW w:w="3209" w:type="dxa"/>
          </w:tcPr>
          <w:p w14:paraId="42273E0C" w14:textId="77777777" w:rsidR="00C12AFA" w:rsidRPr="00180359" w:rsidRDefault="00865D21" w:rsidP="002C4938">
            <w:pPr>
              <w:rPr>
                <w:b/>
                <w:bCs/>
                <w:sz w:val="24"/>
                <w:szCs w:val="24"/>
                <w:rtl/>
              </w:rPr>
            </w:pPr>
            <w:r>
              <w:rPr>
                <w:rFonts w:hint="cs"/>
                <w:b/>
                <w:bCs/>
                <w:sz w:val="24"/>
                <w:szCs w:val="24"/>
                <w:rtl/>
              </w:rPr>
              <w:t>בדוק שהמחיר של הפריט לא משתנה כאשר יש ניתוק רשת</w:t>
            </w:r>
          </w:p>
        </w:tc>
        <w:tc>
          <w:tcPr>
            <w:tcW w:w="1942" w:type="dxa"/>
            <w:vMerge/>
          </w:tcPr>
          <w:p w14:paraId="76843017" w14:textId="77777777" w:rsidR="00C12AFA" w:rsidRPr="00180359" w:rsidRDefault="00C12AFA" w:rsidP="002C4938">
            <w:pPr>
              <w:rPr>
                <w:b/>
                <w:bCs/>
                <w:sz w:val="36"/>
                <w:szCs w:val="36"/>
                <w:rtl/>
              </w:rPr>
            </w:pPr>
          </w:p>
        </w:tc>
      </w:tr>
      <w:tr w:rsidR="00C12AFA" w:rsidRPr="00180359" w14:paraId="5F368BC2" w14:textId="77777777" w:rsidTr="000650D2">
        <w:trPr>
          <w:trHeight w:val="274"/>
        </w:trPr>
        <w:tc>
          <w:tcPr>
            <w:tcW w:w="3145" w:type="dxa"/>
          </w:tcPr>
          <w:p w14:paraId="57976A61" w14:textId="77777777" w:rsidR="00C12AFA" w:rsidRPr="00180359" w:rsidRDefault="00865D21" w:rsidP="00E87155">
            <w:pPr>
              <w:jc w:val="center"/>
              <w:rPr>
                <w:b/>
                <w:bCs/>
                <w:sz w:val="24"/>
                <w:szCs w:val="24"/>
                <w:rtl/>
              </w:rPr>
            </w:pPr>
            <w:r>
              <w:rPr>
                <w:rFonts w:hint="cs"/>
                <w:b/>
                <w:bCs/>
                <w:sz w:val="24"/>
                <w:szCs w:val="24"/>
                <w:rtl/>
              </w:rPr>
              <w:t>154</w:t>
            </w:r>
            <w:r w:rsidR="00E87155">
              <w:rPr>
                <w:b/>
                <w:bCs/>
                <w:sz w:val="24"/>
                <w:szCs w:val="24"/>
              </w:rPr>
              <w:t>TC</w:t>
            </w:r>
          </w:p>
        </w:tc>
        <w:tc>
          <w:tcPr>
            <w:tcW w:w="3209" w:type="dxa"/>
          </w:tcPr>
          <w:p w14:paraId="66D8FAE1" w14:textId="77777777" w:rsidR="00C12AFA" w:rsidRPr="00180359" w:rsidRDefault="00865D21" w:rsidP="002C4938">
            <w:pPr>
              <w:rPr>
                <w:b/>
                <w:bCs/>
                <w:sz w:val="24"/>
                <w:szCs w:val="24"/>
                <w:rtl/>
              </w:rPr>
            </w:pPr>
            <w:r>
              <w:rPr>
                <w:rFonts w:hint="cs"/>
                <w:b/>
                <w:bCs/>
                <w:sz w:val="24"/>
                <w:szCs w:val="24"/>
                <w:rtl/>
              </w:rPr>
              <w:t>בדוק שהחמיר של הפריט לא משתנה כאשר מבצעים ר</w:t>
            </w:r>
            <w:r w:rsidR="000650D2">
              <w:rPr>
                <w:rFonts w:hint="cs"/>
                <w:b/>
                <w:bCs/>
                <w:sz w:val="24"/>
                <w:szCs w:val="24"/>
                <w:rtl/>
              </w:rPr>
              <w:t>י</w:t>
            </w:r>
            <w:r>
              <w:rPr>
                <w:rFonts w:hint="cs"/>
                <w:b/>
                <w:bCs/>
                <w:sz w:val="24"/>
                <w:szCs w:val="24"/>
                <w:rtl/>
              </w:rPr>
              <w:t>ענון לדף</w:t>
            </w:r>
          </w:p>
        </w:tc>
        <w:tc>
          <w:tcPr>
            <w:tcW w:w="1942" w:type="dxa"/>
            <w:vMerge/>
          </w:tcPr>
          <w:p w14:paraId="2D1D7C4E" w14:textId="77777777" w:rsidR="00C12AFA" w:rsidRPr="00180359" w:rsidRDefault="00C12AFA" w:rsidP="002C4938">
            <w:pPr>
              <w:rPr>
                <w:b/>
                <w:bCs/>
                <w:sz w:val="36"/>
                <w:szCs w:val="36"/>
                <w:rtl/>
              </w:rPr>
            </w:pPr>
          </w:p>
        </w:tc>
      </w:tr>
      <w:tr w:rsidR="00C12AFA" w:rsidRPr="00180359" w14:paraId="4D1C1438" w14:textId="77777777" w:rsidTr="000650D2">
        <w:trPr>
          <w:trHeight w:val="274"/>
        </w:trPr>
        <w:tc>
          <w:tcPr>
            <w:tcW w:w="3145" w:type="dxa"/>
          </w:tcPr>
          <w:p w14:paraId="4A9C7FFF" w14:textId="77777777" w:rsidR="00C12AFA" w:rsidRPr="00180359" w:rsidRDefault="00865D21" w:rsidP="00E87155">
            <w:pPr>
              <w:jc w:val="center"/>
              <w:rPr>
                <w:b/>
                <w:bCs/>
                <w:sz w:val="24"/>
                <w:szCs w:val="24"/>
                <w:rtl/>
              </w:rPr>
            </w:pPr>
            <w:r>
              <w:rPr>
                <w:rFonts w:hint="cs"/>
                <w:b/>
                <w:bCs/>
                <w:sz w:val="24"/>
                <w:szCs w:val="24"/>
                <w:rtl/>
              </w:rPr>
              <w:t>155</w:t>
            </w:r>
            <w:r w:rsidR="00E87155">
              <w:rPr>
                <w:b/>
                <w:bCs/>
                <w:sz w:val="24"/>
                <w:szCs w:val="24"/>
              </w:rPr>
              <w:t>TC</w:t>
            </w:r>
          </w:p>
        </w:tc>
        <w:tc>
          <w:tcPr>
            <w:tcW w:w="3209" w:type="dxa"/>
          </w:tcPr>
          <w:p w14:paraId="70E73067" w14:textId="77777777" w:rsidR="00C12AFA" w:rsidRPr="00180359" w:rsidRDefault="000650D2" w:rsidP="002C4938">
            <w:pPr>
              <w:rPr>
                <w:b/>
                <w:bCs/>
                <w:sz w:val="24"/>
                <w:szCs w:val="24"/>
                <w:rtl/>
              </w:rPr>
            </w:pPr>
            <w:r>
              <w:rPr>
                <w:rFonts w:hint="cs"/>
                <w:b/>
                <w:bCs/>
                <w:sz w:val="24"/>
                <w:szCs w:val="24"/>
                <w:rtl/>
              </w:rPr>
              <w:t>בדוק לאחר נפילת רשת שהמחיר עדיין מוצג נכון</w:t>
            </w:r>
          </w:p>
        </w:tc>
        <w:tc>
          <w:tcPr>
            <w:tcW w:w="1942" w:type="dxa"/>
            <w:vMerge/>
          </w:tcPr>
          <w:p w14:paraId="7038C64B" w14:textId="77777777" w:rsidR="00C12AFA" w:rsidRPr="00180359" w:rsidRDefault="00C12AFA" w:rsidP="002C4938">
            <w:pPr>
              <w:rPr>
                <w:b/>
                <w:bCs/>
                <w:sz w:val="36"/>
                <w:szCs w:val="36"/>
                <w:rtl/>
              </w:rPr>
            </w:pPr>
          </w:p>
        </w:tc>
      </w:tr>
      <w:tr w:rsidR="00C12AFA" w:rsidRPr="00180359" w14:paraId="56369066" w14:textId="77777777" w:rsidTr="000650D2">
        <w:trPr>
          <w:trHeight w:val="274"/>
        </w:trPr>
        <w:tc>
          <w:tcPr>
            <w:tcW w:w="3145" w:type="dxa"/>
          </w:tcPr>
          <w:p w14:paraId="4940949D" w14:textId="77777777" w:rsidR="00C12AFA" w:rsidRPr="00180359" w:rsidRDefault="00865D21" w:rsidP="00E87155">
            <w:pPr>
              <w:jc w:val="center"/>
              <w:rPr>
                <w:b/>
                <w:bCs/>
                <w:sz w:val="24"/>
                <w:szCs w:val="24"/>
                <w:rtl/>
              </w:rPr>
            </w:pPr>
            <w:r>
              <w:rPr>
                <w:rFonts w:hint="cs"/>
                <w:b/>
                <w:bCs/>
                <w:sz w:val="24"/>
                <w:szCs w:val="24"/>
                <w:rtl/>
              </w:rPr>
              <w:t>156</w:t>
            </w:r>
            <w:r w:rsidR="00E87155">
              <w:rPr>
                <w:b/>
                <w:bCs/>
                <w:sz w:val="24"/>
                <w:szCs w:val="24"/>
              </w:rPr>
              <w:t>TC</w:t>
            </w:r>
          </w:p>
        </w:tc>
        <w:tc>
          <w:tcPr>
            <w:tcW w:w="3209" w:type="dxa"/>
          </w:tcPr>
          <w:p w14:paraId="4D9236EE" w14:textId="77777777" w:rsidR="00C12AFA" w:rsidRPr="00180359" w:rsidRDefault="000650D2" w:rsidP="002C4938">
            <w:pPr>
              <w:rPr>
                <w:b/>
                <w:bCs/>
                <w:sz w:val="24"/>
                <w:szCs w:val="24"/>
                <w:rtl/>
              </w:rPr>
            </w:pPr>
            <w:r>
              <w:rPr>
                <w:rFonts w:hint="cs"/>
                <w:b/>
                <w:bCs/>
                <w:sz w:val="24"/>
                <w:szCs w:val="24"/>
                <w:rtl/>
              </w:rPr>
              <w:t>בדוק לאחר ריענון דף שהמחיר עדיין מוצג נכון</w:t>
            </w:r>
          </w:p>
        </w:tc>
        <w:tc>
          <w:tcPr>
            <w:tcW w:w="1942" w:type="dxa"/>
            <w:vMerge/>
          </w:tcPr>
          <w:p w14:paraId="7D5237E0" w14:textId="77777777" w:rsidR="00C12AFA" w:rsidRPr="00180359" w:rsidRDefault="00C12AFA" w:rsidP="002C4938">
            <w:pPr>
              <w:rPr>
                <w:b/>
                <w:bCs/>
                <w:sz w:val="36"/>
                <w:szCs w:val="36"/>
                <w:rtl/>
              </w:rPr>
            </w:pPr>
          </w:p>
        </w:tc>
      </w:tr>
      <w:tr w:rsidR="00C12AFA" w:rsidRPr="00180359" w14:paraId="0A9027C1" w14:textId="77777777" w:rsidTr="000650D2">
        <w:trPr>
          <w:trHeight w:val="274"/>
        </w:trPr>
        <w:tc>
          <w:tcPr>
            <w:tcW w:w="3145" w:type="dxa"/>
          </w:tcPr>
          <w:p w14:paraId="064E74FF" w14:textId="77777777" w:rsidR="00C12AFA" w:rsidRPr="00180359" w:rsidRDefault="00865D21" w:rsidP="00E87155">
            <w:pPr>
              <w:jc w:val="center"/>
              <w:rPr>
                <w:b/>
                <w:bCs/>
                <w:sz w:val="24"/>
                <w:szCs w:val="24"/>
                <w:rtl/>
              </w:rPr>
            </w:pPr>
            <w:r>
              <w:rPr>
                <w:rFonts w:hint="cs"/>
                <w:b/>
                <w:bCs/>
                <w:sz w:val="24"/>
                <w:szCs w:val="24"/>
                <w:rtl/>
              </w:rPr>
              <w:t>157</w:t>
            </w:r>
            <w:r w:rsidR="00E87155">
              <w:rPr>
                <w:b/>
                <w:bCs/>
                <w:sz w:val="24"/>
                <w:szCs w:val="24"/>
              </w:rPr>
              <w:t>TC</w:t>
            </w:r>
          </w:p>
        </w:tc>
        <w:tc>
          <w:tcPr>
            <w:tcW w:w="3209" w:type="dxa"/>
          </w:tcPr>
          <w:p w14:paraId="0AEB093F" w14:textId="77777777" w:rsidR="00C12AFA" w:rsidRPr="00180359" w:rsidRDefault="000650D2" w:rsidP="002C4938">
            <w:pPr>
              <w:rPr>
                <w:b/>
                <w:bCs/>
                <w:sz w:val="24"/>
                <w:szCs w:val="24"/>
                <w:rtl/>
              </w:rPr>
            </w:pPr>
            <w:r>
              <w:rPr>
                <w:rFonts w:hint="cs"/>
                <w:b/>
                <w:bCs/>
                <w:sz w:val="24"/>
                <w:szCs w:val="24"/>
                <w:rtl/>
              </w:rPr>
              <w:t>בדוק שלא מבוצע תשלום אוטומט</w:t>
            </w:r>
            <w:r>
              <w:rPr>
                <w:rFonts w:hint="eastAsia"/>
                <w:b/>
                <w:bCs/>
                <w:sz w:val="24"/>
                <w:szCs w:val="24"/>
                <w:rtl/>
              </w:rPr>
              <w:t>י</w:t>
            </w:r>
            <w:r>
              <w:rPr>
                <w:rFonts w:hint="cs"/>
                <w:b/>
                <w:bCs/>
                <w:sz w:val="24"/>
                <w:szCs w:val="24"/>
                <w:rtl/>
              </w:rPr>
              <w:t xml:space="preserve"> לאחר נפילת רשת בזמן עגלת הקניות</w:t>
            </w:r>
          </w:p>
        </w:tc>
        <w:tc>
          <w:tcPr>
            <w:tcW w:w="1942" w:type="dxa"/>
            <w:vMerge/>
          </w:tcPr>
          <w:p w14:paraId="75CE689C" w14:textId="77777777" w:rsidR="00C12AFA" w:rsidRPr="00180359" w:rsidRDefault="00C12AFA" w:rsidP="002C4938">
            <w:pPr>
              <w:rPr>
                <w:b/>
                <w:bCs/>
                <w:sz w:val="36"/>
                <w:szCs w:val="36"/>
                <w:rtl/>
              </w:rPr>
            </w:pPr>
          </w:p>
        </w:tc>
      </w:tr>
      <w:tr w:rsidR="00C12AFA" w:rsidRPr="00180359" w14:paraId="690B2F1C" w14:textId="77777777" w:rsidTr="000650D2">
        <w:trPr>
          <w:trHeight w:val="274"/>
        </w:trPr>
        <w:tc>
          <w:tcPr>
            <w:tcW w:w="3145" w:type="dxa"/>
          </w:tcPr>
          <w:p w14:paraId="5751CCFC" w14:textId="77777777" w:rsidR="00C12AFA" w:rsidRPr="00180359" w:rsidRDefault="00865D21" w:rsidP="00E87155">
            <w:pPr>
              <w:jc w:val="center"/>
              <w:rPr>
                <w:b/>
                <w:bCs/>
                <w:sz w:val="24"/>
                <w:szCs w:val="24"/>
                <w:rtl/>
              </w:rPr>
            </w:pPr>
            <w:r>
              <w:rPr>
                <w:rFonts w:hint="cs"/>
                <w:b/>
                <w:bCs/>
                <w:sz w:val="24"/>
                <w:szCs w:val="24"/>
                <w:rtl/>
              </w:rPr>
              <w:t>158</w:t>
            </w:r>
            <w:r w:rsidR="00E87155">
              <w:rPr>
                <w:b/>
                <w:bCs/>
                <w:sz w:val="24"/>
                <w:szCs w:val="24"/>
              </w:rPr>
              <w:t>TC</w:t>
            </w:r>
          </w:p>
        </w:tc>
        <w:tc>
          <w:tcPr>
            <w:tcW w:w="3209" w:type="dxa"/>
          </w:tcPr>
          <w:p w14:paraId="7831D063" w14:textId="77777777" w:rsidR="00C12AFA" w:rsidRPr="00180359" w:rsidRDefault="000650D2" w:rsidP="002C4938">
            <w:pPr>
              <w:rPr>
                <w:b/>
                <w:bCs/>
                <w:sz w:val="24"/>
                <w:szCs w:val="24"/>
                <w:rtl/>
              </w:rPr>
            </w:pPr>
            <w:r>
              <w:rPr>
                <w:rFonts w:hint="cs"/>
                <w:b/>
                <w:bCs/>
                <w:sz w:val="24"/>
                <w:szCs w:val="24"/>
                <w:rtl/>
              </w:rPr>
              <w:t>בדוק שלא מבוצע תשלום לאחר ריענו</w:t>
            </w:r>
            <w:r>
              <w:rPr>
                <w:rFonts w:hint="eastAsia"/>
                <w:b/>
                <w:bCs/>
                <w:sz w:val="24"/>
                <w:szCs w:val="24"/>
                <w:rtl/>
              </w:rPr>
              <w:t>ן</w:t>
            </w:r>
            <w:r>
              <w:rPr>
                <w:rFonts w:hint="cs"/>
                <w:b/>
                <w:bCs/>
                <w:sz w:val="24"/>
                <w:szCs w:val="24"/>
                <w:rtl/>
              </w:rPr>
              <w:t xml:space="preserve"> בדף</w:t>
            </w:r>
          </w:p>
        </w:tc>
        <w:tc>
          <w:tcPr>
            <w:tcW w:w="1942" w:type="dxa"/>
            <w:vMerge/>
          </w:tcPr>
          <w:p w14:paraId="2A1454EF" w14:textId="77777777" w:rsidR="00C12AFA" w:rsidRPr="00180359" w:rsidRDefault="00C12AFA" w:rsidP="002C4938">
            <w:pPr>
              <w:rPr>
                <w:b/>
                <w:bCs/>
                <w:sz w:val="36"/>
                <w:szCs w:val="36"/>
                <w:rtl/>
              </w:rPr>
            </w:pPr>
          </w:p>
        </w:tc>
      </w:tr>
    </w:tbl>
    <w:p w14:paraId="6D1B40A7" w14:textId="77777777" w:rsidR="00C12AFA" w:rsidRDefault="00C12AFA" w:rsidP="00C12AFA">
      <w:pPr>
        <w:rPr>
          <w:b/>
          <w:bCs/>
          <w:sz w:val="36"/>
          <w:szCs w:val="36"/>
          <w:rtl/>
        </w:rPr>
      </w:pPr>
    </w:p>
    <w:p w14:paraId="498C2DB2" w14:textId="77777777" w:rsidR="000650D2" w:rsidRDefault="000650D2" w:rsidP="00C12AFA">
      <w:pPr>
        <w:rPr>
          <w:b/>
          <w:bCs/>
          <w:sz w:val="36"/>
          <w:szCs w:val="36"/>
          <w:rtl/>
        </w:rPr>
      </w:pPr>
    </w:p>
    <w:p w14:paraId="21C1D637" w14:textId="77777777" w:rsidR="000650D2" w:rsidRDefault="000650D2" w:rsidP="00C12AFA">
      <w:pPr>
        <w:rPr>
          <w:b/>
          <w:bCs/>
          <w:sz w:val="36"/>
          <w:szCs w:val="36"/>
          <w:rtl/>
        </w:rPr>
      </w:pPr>
    </w:p>
    <w:p w14:paraId="2443B993" w14:textId="77777777" w:rsidR="000650D2" w:rsidRDefault="000650D2" w:rsidP="00C12AFA">
      <w:pPr>
        <w:rPr>
          <w:b/>
          <w:bCs/>
          <w:sz w:val="36"/>
          <w:szCs w:val="36"/>
          <w:rtl/>
        </w:rPr>
      </w:pPr>
    </w:p>
    <w:p w14:paraId="5532FBB7" w14:textId="77777777" w:rsidR="000650D2" w:rsidRDefault="000650D2" w:rsidP="00C12AFA">
      <w:pPr>
        <w:rPr>
          <w:b/>
          <w:bCs/>
          <w:sz w:val="36"/>
          <w:szCs w:val="36"/>
          <w:rtl/>
        </w:rPr>
      </w:pPr>
    </w:p>
    <w:p w14:paraId="1FEF87FB" w14:textId="77777777" w:rsidR="000650D2" w:rsidRDefault="000650D2" w:rsidP="00C12AFA">
      <w:pPr>
        <w:rPr>
          <w:b/>
          <w:bCs/>
          <w:sz w:val="36"/>
          <w:szCs w:val="36"/>
          <w:rtl/>
        </w:rPr>
      </w:pPr>
    </w:p>
    <w:p w14:paraId="43405C42" w14:textId="77777777" w:rsidR="000650D2" w:rsidRDefault="000650D2" w:rsidP="00C12AFA">
      <w:pPr>
        <w:rPr>
          <w:b/>
          <w:bCs/>
          <w:sz w:val="36"/>
          <w:szCs w:val="36"/>
          <w:rtl/>
        </w:rPr>
      </w:pPr>
    </w:p>
    <w:p w14:paraId="17203309" w14:textId="77777777" w:rsidR="000650D2" w:rsidRDefault="000650D2" w:rsidP="00C12AFA">
      <w:pPr>
        <w:rPr>
          <w:b/>
          <w:bCs/>
          <w:sz w:val="36"/>
          <w:szCs w:val="36"/>
          <w:rtl/>
        </w:rPr>
      </w:pPr>
    </w:p>
    <w:p w14:paraId="495298B1" w14:textId="77777777" w:rsidR="000650D2" w:rsidRPr="00180359" w:rsidRDefault="000650D2" w:rsidP="00C12AFA">
      <w:pPr>
        <w:rPr>
          <w:b/>
          <w:bCs/>
          <w:sz w:val="36"/>
          <w:szCs w:val="36"/>
          <w:rtl/>
        </w:rPr>
      </w:pPr>
    </w:p>
    <w:tbl>
      <w:tblPr>
        <w:tblStyle w:val="af7"/>
        <w:tblpPr w:leftFromText="180" w:rightFromText="180" w:vertAnchor="text" w:tblpXSpec="right" w:tblpY="1"/>
        <w:tblOverlap w:val="never"/>
        <w:bidiVisual/>
        <w:tblW w:w="0" w:type="auto"/>
        <w:tblLook w:val="04A0" w:firstRow="1" w:lastRow="0" w:firstColumn="1" w:lastColumn="0" w:noHBand="0" w:noVBand="1"/>
      </w:tblPr>
      <w:tblGrid>
        <w:gridCol w:w="3478"/>
        <w:gridCol w:w="3478"/>
        <w:gridCol w:w="1267"/>
      </w:tblGrid>
      <w:tr w:rsidR="00C12AFA" w:rsidRPr="00180359" w14:paraId="32741B01" w14:textId="77777777" w:rsidTr="00B92E8B">
        <w:trPr>
          <w:trHeight w:val="274"/>
        </w:trPr>
        <w:tc>
          <w:tcPr>
            <w:tcW w:w="3478" w:type="dxa"/>
          </w:tcPr>
          <w:p w14:paraId="00B88F87" w14:textId="77777777" w:rsidR="00C12AFA" w:rsidRPr="00180359" w:rsidRDefault="00C12AFA" w:rsidP="002C4938">
            <w:pPr>
              <w:rPr>
                <w:b/>
                <w:bCs/>
                <w:sz w:val="36"/>
                <w:szCs w:val="36"/>
                <w:rtl/>
              </w:rPr>
            </w:pPr>
            <w:r w:rsidRPr="00180359">
              <w:rPr>
                <w:rFonts w:hint="cs"/>
                <w:b/>
                <w:bCs/>
                <w:sz w:val="36"/>
                <w:szCs w:val="36"/>
                <w:rtl/>
              </w:rPr>
              <w:lastRenderedPageBreak/>
              <w:t>מספר בדיקה</w:t>
            </w:r>
          </w:p>
        </w:tc>
        <w:tc>
          <w:tcPr>
            <w:tcW w:w="3478" w:type="dxa"/>
          </w:tcPr>
          <w:p w14:paraId="4366DD9F" w14:textId="77777777" w:rsidR="00C12AFA" w:rsidRPr="00180359" w:rsidRDefault="00C12AFA" w:rsidP="002C4938">
            <w:pPr>
              <w:rPr>
                <w:b/>
                <w:bCs/>
                <w:sz w:val="36"/>
                <w:szCs w:val="36"/>
                <w:rtl/>
              </w:rPr>
            </w:pPr>
            <w:r w:rsidRPr="00180359">
              <w:rPr>
                <w:rFonts w:hint="cs"/>
                <w:b/>
                <w:bCs/>
                <w:sz w:val="36"/>
                <w:szCs w:val="36"/>
                <w:rtl/>
              </w:rPr>
              <w:t>מקרי בדיקה</w:t>
            </w:r>
          </w:p>
        </w:tc>
        <w:tc>
          <w:tcPr>
            <w:tcW w:w="1267" w:type="dxa"/>
            <w:vMerge w:val="restart"/>
          </w:tcPr>
          <w:p w14:paraId="5C5103B7" w14:textId="77777777" w:rsidR="000650D2" w:rsidRDefault="000650D2" w:rsidP="002C4938">
            <w:pPr>
              <w:rPr>
                <w:b/>
                <w:bCs/>
                <w:sz w:val="36"/>
                <w:szCs w:val="36"/>
                <w:rtl/>
              </w:rPr>
            </w:pPr>
          </w:p>
          <w:p w14:paraId="2B085873" w14:textId="77777777" w:rsidR="000650D2" w:rsidRDefault="000650D2" w:rsidP="002C4938">
            <w:pPr>
              <w:rPr>
                <w:b/>
                <w:bCs/>
                <w:sz w:val="36"/>
                <w:szCs w:val="36"/>
                <w:rtl/>
              </w:rPr>
            </w:pPr>
          </w:p>
          <w:p w14:paraId="7A360CDD" w14:textId="77777777" w:rsidR="000650D2" w:rsidRDefault="000650D2" w:rsidP="002C4938">
            <w:pPr>
              <w:rPr>
                <w:b/>
                <w:bCs/>
                <w:sz w:val="36"/>
                <w:szCs w:val="36"/>
                <w:rtl/>
              </w:rPr>
            </w:pPr>
          </w:p>
          <w:p w14:paraId="0698795E" w14:textId="77777777" w:rsidR="00B92E8B" w:rsidRDefault="00B92E8B" w:rsidP="002C4938">
            <w:pPr>
              <w:rPr>
                <w:b/>
                <w:bCs/>
                <w:sz w:val="36"/>
                <w:szCs w:val="36"/>
                <w:rtl/>
              </w:rPr>
            </w:pPr>
          </w:p>
          <w:p w14:paraId="2274C106" w14:textId="77777777" w:rsidR="00B92E8B" w:rsidRDefault="00B92E8B" w:rsidP="002C4938">
            <w:pPr>
              <w:rPr>
                <w:b/>
                <w:bCs/>
                <w:sz w:val="36"/>
                <w:szCs w:val="36"/>
                <w:rtl/>
              </w:rPr>
            </w:pPr>
          </w:p>
          <w:p w14:paraId="741DCDA8" w14:textId="77777777" w:rsidR="00B92E8B" w:rsidRDefault="00B92E8B" w:rsidP="002C4938">
            <w:pPr>
              <w:rPr>
                <w:b/>
                <w:bCs/>
                <w:sz w:val="36"/>
                <w:szCs w:val="36"/>
                <w:rtl/>
              </w:rPr>
            </w:pPr>
          </w:p>
          <w:p w14:paraId="36679500" w14:textId="77777777" w:rsidR="000650D2" w:rsidRDefault="000650D2" w:rsidP="002C4938">
            <w:pPr>
              <w:rPr>
                <w:b/>
                <w:bCs/>
                <w:sz w:val="36"/>
                <w:szCs w:val="36"/>
                <w:rtl/>
              </w:rPr>
            </w:pPr>
          </w:p>
          <w:p w14:paraId="3ECBFB4A" w14:textId="77777777" w:rsidR="00C12AFA" w:rsidRPr="00180359" w:rsidRDefault="00901D01" w:rsidP="002C4938">
            <w:pPr>
              <w:rPr>
                <w:b/>
                <w:bCs/>
                <w:sz w:val="36"/>
                <w:szCs w:val="36"/>
                <w:rtl/>
              </w:rPr>
            </w:pPr>
            <w:r w:rsidRPr="00180359">
              <w:rPr>
                <w:rFonts w:hint="cs"/>
                <w:b/>
                <w:bCs/>
                <w:sz w:val="36"/>
                <w:szCs w:val="36"/>
                <w:rtl/>
              </w:rPr>
              <w:t>בדיקות נגישות</w:t>
            </w:r>
          </w:p>
        </w:tc>
      </w:tr>
      <w:tr w:rsidR="00C12AFA" w:rsidRPr="00180359" w14:paraId="13F0A37D" w14:textId="77777777" w:rsidTr="00B92E8B">
        <w:trPr>
          <w:trHeight w:val="274"/>
        </w:trPr>
        <w:tc>
          <w:tcPr>
            <w:tcW w:w="3478" w:type="dxa"/>
          </w:tcPr>
          <w:p w14:paraId="2B3CB607" w14:textId="77777777" w:rsidR="00C12AFA" w:rsidRPr="00180359" w:rsidRDefault="000650D2" w:rsidP="00E87155">
            <w:pPr>
              <w:jc w:val="center"/>
              <w:rPr>
                <w:b/>
                <w:bCs/>
                <w:sz w:val="24"/>
                <w:szCs w:val="24"/>
                <w:rtl/>
              </w:rPr>
            </w:pPr>
            <w:r>
              <w:rPr>
                <w:rFonts w:hint="cs"/>
                <w:b/>
                <w:bCs/>
                <w:sz w:val="24"/>
                <w:szCs w:val="24"/>
                <w:rtl/>
              </w:rPr>
              <w:t>159</w:t>
            </w:r>
            <w:r w:rsidR="00E87155">
              <w:rPr>
                <w:b/>
                <w:bCs/>
                <w:sz w:val="24"/>
                <w:szCs w:val="24"/>
              </w:rPr>
              <w:t>TC</w:t>
            </w:r>
          </w:p>
        </w:tc>
        <w:tc>
          <w:tcPr>
            <w:tcW w:w="3478" w:type="dxa"/>
          </w:tcPr>
          <w:p w14:paraId="531FFB04" w14:textId="77777777" w:rsidR="00C12AFA" w:rsidRPr="00180359" w:rsidRDefault="000650D2" w:rsidP="002C4938">
            <w:pPr>
              <w:rPr>
                <w:b/>
                <w:bCs/>
                <w:sz w:val="24"/>
                <w:szCs w:val="24"/>
                <w:rtl/>
              </w:rPr>
            </w:pPr>
            <w:r>
              <w:rPr>
                <w:rFonts w:hint="cs"/>
                <w:b/>
                <w:bCs/>
                <w:sz w:val="24"/>
                <w:szCs w:val="24"/>
                <w:rtl/>
              </w:rPr>
              <w:t xml:space="preserve">בדוק שניתן לעבור עם כפתור  </w:t>
            </w:r>
            <w:r>
              <w:rPr>
                <w:b/>
                <w:bCs/>
                <w:sz w:val="24"/>
                <w:szCs w:val="24"/>
              </w:rPr>
              <w:t xml:space="preserve">TAB </w:t>
            </w:r>
            <w:r>
              <w:rPr>
                <w:rFonts w:hint="cs"/>
                <w:b/>
                <w:bCs/>
                <w:sz w:val="24"/>
                <w:szCs w:val="24"/>
                <w:rtl/>
              </w:rPr>
              <w:t xml:space="preserve"> לתשלום</w:t>
            </w:r>
          </w:p>
        </w:tc>
        <w:tc>
          <w:tcPr>
            <w:tcW w:w="1267" w:type="dxa"/>
            <w:vMerge/>
          </w:tcPr>
          <w:p w14:paraId="0CEDA571" w14:textId="77777777" w:rsidR="00C12AFA" w:rsidRPr="00180359" w:rsidRDefault="00C12AFA" w:rsidP="002C4938">
            <w:pPr>
              <w:rPr>
                <w:b/>
                <w:bCs/>
                <w:sz w:val="36"/>
                <w:szCs w:val="36"/>
                <w:rtl/>
              </w:rPr>
            </w:pPr>
          </w:p>
        </w:tc>
      </w:tr>
      <w:tr w:rsidR="00C12AFA" w:rsidRPr="00180359" w14:paraId="134B4283" w14:textId="77777777" w:rsidTr="00B92E8B">
        <w:trPr>
          <w:trHeight w:val="274"/>
        </w:trPr>
        <w:tc>
          <w:tcPr>
            <w:tcW w:w="3478" w:type="dxa"/>
          </w:tcPr>
          <w:p w14:paraId="11BCB82C" w14:textId="77777777" w:rsidR="00C12AFA" w:rsidRPr="00180359" w:rsidRDefault="000650D2" w:rsidP="00E87155">
            <w:pPr>
              <w:jc w:val="center"/>
              <w:rPr>
                <w:b/>
                <w:bCs/>
                <w:sz w:val="24"/>
                <w:szCs w:val="24"/>
                <w:rtl/>
              </w:rPr>
            </w:pPr>
            <w:r>
              <w:rPr>
                <w:rFonts w:hint="cs"/>
                <w:b/>
                <w:bCs/>
                <w:sz w:val="24"/>
                <w:szCs w:val="24"/>
                <w:rtl/>
              </w:rPr>
              <w:t>160</w:t>
            </w:r>
            <w:r w:rsidR="00E87155">
              <w:rPr>
                <w:b/>
                <w:bCs/>
                <w:sz w:val="24"/>
                <w:szCs w:val="24"/>
              </w:rPr>
              <w:t>TC</w:t>
            </w:r>
          </w:p>
        </w:tc>
        <w:tc>
          <w:tcPr>
            <w:tcW w:w="3478" w:type="dxa"/>
          </w:tcPr>
          <w:p w14:paraId="0FF22796" w14:textId="77777777" w:rsidR="00C12AFA" w:rsidRPr="00180359" w:rsidRDefault="000650D2" w:rsidP="002C4938">
            <w:pPr>
              <w:rPr>
                <w:b/>
                <w:bCs/>
                <w:sz w:val="24"/>
                <w:szCs w:val="24"/>
                <w:rtl/>
              </w:rPr>
            </w:pPr>
            <w:r>
              <w:rPr>
                <w:rFonts w:hint="cs"/>
                <w:b/>
                <w:bCs/>
                <w:sz w:val="24"/>
                <w:szCs w:val="24"/>
                <w:rtl/>
              </w:rPr>
              <w:t>בדוק שניתן להוסיף כמות דרך המקלדת</w:t>
            </w:r>
          </w:p>
        </w:tc>
        <w:tc>
          <w:tcPr>
            <w:tcW w:w="1267" w:type="dxa"/>
            <w:vMerge/>
          </w:tcPr>
          <w:p w14:paraId="57E5506D" w14:textId="77777777" w:rsidR="00C12AFA" w:rsidRPr="00180359" w:rsidRDefault="00C12AFA" w:rsidP="002C4938">
            <w:pPr>
              <w:rPr>
                <w:b/>
                <w:bCs/>
                <w:sz w:val="36"/>
                <w:szCs w:val="36"/>
                <w:rtl/>
              </w:rPr>
            </w:pPr>
          </w:p>
        </w:tc>
      </w:tr>
      <w:tr w:rsidR="00C12AFA" w:rsidRPr="00180359" w14:paraId="5D0BA743" w14:textId="77777777" w:rsidTr="00B92E8B">
        <w:trPr>
          <w:trHeight w:val="286"/>
        </w:trPr>
        <w:tc>
          <w:tcPr>
            <w:tcW w:w="3478" w:type="dxa"/>
          </w:tcPr>
          <w:p w14:paraId="4943580F" w14:textId="77777777" w:rsidR="00C12AFA" w:rsidRPr="00180359" w:rsidRDefault="000650D2" w:rsidP="00E87155">
            <w:pPr>
              <w:jc w:val="center"/>
              <w:rPr>
                <w:b/>
                <w:bCs/>
                <w:sz w:val="24"/>
                <w:szCs w:val="24"/>
                <w:rtl/>
              </w:rPr>
            </w:pPr>
            <w:r>
              <w:rPr>
                <w:rFonts w:hint="cs"/>
                <w:b/>
                <w:bCs/>
                <w:sz w:val="24"/>
                <w:szCs w:val="24"/>
                <w:rtl/>
              </w:rPr>
              <w:t>161</w:t>
            </w:r>
            <w:r w:rsidR="00E87155">
              <w:rPr>
                <w:b/>
                <w:bCs/>
                <w:sz w:val="24"/>
                <w:szCs w:val="24"/>
              </w:rPr>
              <w:t>TC</w:t>
            </w:r>
          </w:p>
        </w:tc>
        <w:tc>
          <w:tcPr>
            <w:tcW w:w="3478" w:type="dxa"/>
          </w:tcPr>
          <w:p w14:paraId="37960154" w14:textId="77777777" w:rsidR="00C12AFA" w:rsidRPr="00180359" w:rsidRDefault="000650D2" w:rsidP="002C4938">
            <w:pPr>
              <w:rPr>
                <w:b/>
                <w:bCs/>
                <w:sz w:val="24"/>
                <w:szCs w:val="24"/>
                <w:rtl/>
              </w:rPr>
            </w:pPr>
            <w:r>
              <w:rPr>
                <w:rFonts w:hint="cs"/>
                <w:b/>
                <w:bCs/>
                <w:sz w:val="24"/>
                <w:szCs w:val="24"/>
                <w:rtl/>
              </w:rPr>
              <w:t>בדוק שניתן להוסיף כמות דרך החיצים ליד הכמות</w:t>
            </w:r>
          </w:p>
        </w:tc>
        <w:tc>
          <w:tcPr>
            <w:tcW w:w="1267" w:type="dxa"/>
            <w:vMerge/>
          </w:tcPr>
          <w:p w14:paraId="10BDD11B" w14:textId="77777777" w:rsidR="00C12AFA" w:rsidRPr="00180359" w:rsidRDefault="00C12AFA" w:rsidP="002C4938">
            <w:pPr>
              <w:rPr>
                <w:b/>
                <w:bCs/>
                <w:sz w:val="36"/>
                <w:szCs w:val="36"/>
                <w:rtl/>
              </w:rPr>
            </w:pPr>
          </w:p>
        </w:tc>
      </w:tr>
      <w:tr w:rsidR="00C12AFA" w:rsidRPr="00180359" w14:paraId="12B4F793" w14:textId="77777777" w:rsidTr="00B92E8B">
        <w:trPr>
          <w:trHeight w:val="274"/>
        </w:trPr>
        <w:tc>
          <w:tcPr>
            <w:tcW w:w="3478" w:type="dxa"/>
          </w:tcPr>
          <w:p w14:paraId="231CA6DC" w14:textId="77777777" w:rsidR="00C12AFA" w:rsidRPr="00180359" w:rsidRDefault="000650D2" w:rsidP="00E87155">
            <w:pPr>
              <w:jc w:val="center"/>
              <w:rPr>
                <w:b/>
                <w:bCs/>
                <w:sz w:val="24"/>
                <w:szCs w:val="24"/>
                <w:rtl/>
              </w:rPr>
            </w:pPr>
            <w:r>
              <w:rPr>
                <w:rFonts w:hint="cs"/>
                <w:b/>
                <w:bCs/>
                <w:sz w:val="24"/>
                <w:szCs w:val="24"/>
                <w:rtl/>
              </w:rPr>
              <w:t>162</w:t>
            </w:r>
            <w:r w:rsidR="00E87155">
              <w:rPr>
                <w:b/>
                <w:bCs/>
                <w:sz w:val="24"/>
                <w:szCs w:val="24"/>
              </w:rPr>
              <w:t>TC</w:t>
            </w:r>
          </w:p>
        </w:tc>
        <w:tc>
          <w:tcPr>
            <w:tcW w:w="3478" w:type="dxa"/>
          </w:tcPr>
          <w:p w14:paraId="1D3A0085" w14:textId="77777777" w:rsidR="00C12AFA" w:rsidRPr="00180359" w:rsidRDefault="000650D2" w:rsidP="002C4938">
            <w:pPr>
              <w:rPr>
                <w:b/>
                <w:bCs/>
                <w:sz w:val="24"/>
                <w:szCs w:val="24"/>
                <w:rtl/>
              </w:rPr>
            </w:pPr>
            <w:r>
              <w:rPr>
                <w:rFonts w:hint="cs"/>
                <w:b/>
                <w:bCs/>
                <w:sz w:val="24"/>
                <w:szCs w:val="24"/>
                <w:rtl/>
              </w:rPr>
              <w:t xml:space="preserve">בדוק כפתור </w:t>
            </w:r>
            <w:proofErr w:type="spellStart"/>
            <w:r>
              <w:rPr>
                <w:rFonts w:hint="cs"/>
                <w:b/>
                <w:bCs/>
                <w:sz w:val="24"/>
                <w:szCs w:val="24"/>
                <w:rtl/>
              </w:rPr>
              <w:t>לתלשום</w:t>
            </w:r>
            <w:proofErr w:type="spellEnd"/>
            <w:r>
              <w:rPr>
                <w:rFonts w:hint="cs"/>
                <w:b/>
                <w:bCs/>
                <w:sz w:val="24"/>
                <w:szCs w:val="24"/>
                <w:rtl/>
              </w:rPr>
              <w:t xml:space="preserve"> לא קטן מידי ונגיש ללחיצה קלה</w:t>
            </w:r>
          </w:p>
        </w:tc>
        <w:tc>
          <w:tcPr>
            <w:tcW w:w="1267" w:type="dxa"/>
            <w:vMerge/>
          </w:tcPr>
          <w:p w14:paraId="5532A371" w14:textId="77777777" w:rsidR="00C12AFA" w:rsidRPr="00180359" w:rsidRDefault="00C12AFA" w:rsidP="002C4938">
            <w:pPr>
              <w:rPr>
                <w:b/>
                <w:bCs/>
                <w:sz w:val="36"/>
                <w:szCs w:val="36"/>
                <w:rtl/>
              </w:rPr>
            </w:pPr>
          </w:p>
        </w:tc>
      </w:tr>
      <w:tr w:rsidR="00C12AFA" w:rsidRPr="00180359" w14:paraId="27D091E2" w14:textId="77777777" w:rsidTr="00B92E8B">
        <w:trPr>
          <w:trHeight w:val="274"/>
        </w:trPr>
        <w:tc>
          <w:tcPr>
            <w:tcW w:w="3478" w:type="dxa"/>
          </w:tcPr>
          <w:p w14:paraId="438A8DDB" w14:textId="77777777" w:rsidR="00C12AFA" w:rsidRPr="00180359" w:rsidRDefault="000650D2" w:rsidP="00E87155">
            <w:pPr>
              <w:jc w:val="center"/>
              <w:rPr>
                <w:b/>
                <w:bCs/>
                <w:sz w:val="24"/>
                <w:szCs w:val="24"/>
                <w:rtl/>
              </w:rPr>
            </w:pPr>
            <w:r>
              <w:rPr>
                <w:rFonts w:hint="cs"/>
                <w:b/>
                <w:bCs/>
                <w:sz w:val="24"/>
                <w:szCs w:val="24"/>
                <w:rtl/>
              </w:rPr>
              <w:t>163</w:t>
            </w:r>
            <w:r w:rsidR="00E87155">
              <w:rPr>
                <w:b/>
                <w:bCs/>
                <w:sz w:val="24"/>
                <w:szCs w:val="24"/>
              </w:rPr>
              <w:t>TC</w:t>
            </w:r>
          </w:p>
        </w:tc>
        <w:tc>
          <w:tcPr>
            <w:tcW w:w="3478" w:type="dxa"/>
          </w:tcPr>
          <w:p w14:paraId="3570E107" w14:textId="77777777" w:rsidR="00C12AFA" w:rsidRPr="00180359" w:rsidRDefault="000650D2" w:rsidP="002C4938">
            <w:pPr>
              <w:rPr>
                <w:b/>
                <w:bCs/>
                <w:sz w:val="24"/>
                <w:szCs w:val="24"/>
                <w:rtl/>
              </w:rPr>
            </w:pPr>
            <w:r>
              <w:rPr>
                <w:rFonts w:hint="cs"/>
                <w:b/>
                <w:bCs/>
                <w:sz w:val="24"/>
                <w:szCs w:val="24"/>
                <w:rtl/>
              </w:rPr>
              <w:t>בדוק שניתן לראות ישירות את המוצר התווסף לעגלה</w:t>
            </w:r>
          </w:p>
        </w:tc>
        <w:tc>
          <w:tcPr>
            <w:tcW w:w="1267" w:type="dxa"/>
            <w:vMerge/>
          </w:tcPr>
          <w:p w14:paraId="4675948C" w14:textId="77777777" w:rsidR="00C12AFA" w:rsidRPr="00180359" w:rsidRDefault="00C12AFA" w:rsidP="002C4938">
            <w:pPr>
              <w:rPr>
                <w:b/>
                <w:bCs/>
                <w:sz w:val="36"/>
                <w:szCs w:val="36"/>
                <w:rtl/>
              </w:rPr>
            </w:pPr>
          </w:p>
        </w:tc>
      </w:tr>
      <w:tr w:rsidR="00C12AFA" w:rsidRPr="00180359" w14:paraId="6BC46F41" w14:textId="77777777" w:rsidTr="00B92E8B">
        <w:trPr>
          <w:trHeight w:val="274"/>
        </w:trPr>
        <w:tc>
          <w:tcPr>
            <w:tcW w:w="3478" w:type="dxa"/>
          </w:tcPr>
          <w:p w14:paraId="07794879" w14:textId="77777777" w:rsidR="00C12AFA" w:rsidRPr="00180359" w:rsidRDefault="000650D2" w:rsidP="00E87155">
            <w:pPr>
              <w:jc w:val="center"/>
              <w:rPr>
                <w:b/>
                <w:bCs/>
                <w:sz w:val="24"/>
                <w:szCs w:val="24"/>
                <w:rtl/>
              </w:rPr>
            </w:pPr>
            <w:r>
              <w:rPr>
                <w:rFonts w:hint="cs"/>
                <w:b/>
                <w:bCs/>
                <w:sz w:val="24"/>
                <w:szCs w:val="24"/>
                <w:rtl/>
              </w:rPr>
              <w:t>164</w:t>
            </w:r>
            <w:r w:rsidR="00E87155">
              <w:rPr>
                <w:b/>
                <w:bCs/>
                <w:sz w:val="24"/>
                <w:szCs w:val="24"/>
              </w:rPr>
              <w:t>TC</w:t>
            </w:r>
          </w:p>
        </w:tc>
        <w:tc>
          <w:tcPr>
            <w:tcW w:w="3478" w:type="dxa"/>
          </w:tcPr>
          <w:p w14:paraId="52DDF45E" w14:textId="77777777" w:rsidR="00C12AFA" w:rsidRPr="00180359" w:rsidRDefault="00B92E8B" w:rsidP="002C4938">
            <w:pPr>
              <w:rPr>
                <w:b/>
                <w:bCs/>
                <w:sz w:val="24"/>
                <w:szCs w:val="24"/>
                <w:rtl/>
              </w:rPr>
            </w:pPr>
            <w:r>
              <w:rPr>
                <w:rFonts w:hint="cs"/>
                <w:b/>
                <w:bCs/>
                <w:sz w:val="24"/>
                <w:szCs w:val="24"/>
                <w:rtl/>
              </w:rPr>
              <w:t>בדוק שכפתור לתשלום לחיץ גם בזום של 100%</w:t>
            </w:r>
          </w:p>
        </w:tc>
        <w:tc>
          <w:tcPr>
            <w:tcW w:w="1267" w:type="dxa"/>
            <w:vMerge/>
          </w:tcPr>
          <w:p w14:paraId="27F48CA5" w14:textId="77777777" w:rsidR="00C12AFA" w:rsidRPr="00180359" w:rsidRDefault="00C12AFA" w:rsidP="002C4938">
            <w:pPr>
              <w:rPr>
                <w:b/>
                <w:bCs/>
                <w:sz w:val="36"/>
                <w:szCs w:val="36"/>
                <w:rtl/>
              </w:rPr>
            </w:pPr>
          </w:p>
        </w:tc>
      </w:tr>
      <w:tr w:rsidR="00C12AFA" w:rsidRPr="00180359" w14:paraId="018D8F4A" w14:textId="77777777" w:rsidTr="00B92E8B">
        <w:trPr>
          <w:trHeight w:val="274"/>
        </w:trPr>
        <w:tc>
          <w:tcPr>
            <w:tcW w:w="3478" w:type="dxa"/>
          </w:tcPr>
          <w:p w14:paraId="69ECFE3B" w14:textId="77777777" w:rsidR="00C12AFA" w:rsidRPr="000650D2" w:rsidRDefault="000650D2" w:rsidP="00E87155">
            <w:pPr>
              <w:jc w:val="center"/>
              <w:rPr>
                <w:b/>
                <w:bCs/>
                <w:sz w:val="24"/>
                <w:szCs w:val="24"/>
                <w:rtl/>
              </w:rPr>
            </w:pPr>
            <w:r w:rsidRPr="000650D2">
              <w:rPr>
                <w:rFonts w:hint="cs"/>
                <w:b/>
                <w:bCs/>
                <w:sz w:val="24"/>
                <w:szCs w:val="24"/>
                <w:rtl/>
              </w:rPr>
              <w:t>165</w:t>
            </w:r>
            <w:r w:rsidR="00E87155">
              <w:rPr>
                <w:b/>
                <w:bCs/>
                <w:sz w:val="24"/>
                <w:szCs w:val="24"/>
              </w:rPr>
              <w:t>TC</w:t>
            </w:r>
          </w:p>
        </w:tc>
        <w:tc>
          <w:tcPr>
            <w:tcW w:w="3478" w:type="dxa"/>
          </w:tcPr>
          <w:p w14:paraId="43E213BF" w14:textId="77777777" w:rsidR="00C12AFA" w:rsidRPr="00180359" w:rsidRDefault="00B92E8B" w:rsidP="002C4938">
            <w:pPr>
              <w:rPr>
                <w:b/>
                <w:bCs/>
                <w:sz w:val="24"/>
                <w:szCs w:val="24"/>
                <w:rtl/>
              </w:rPr>
            </w:pPr>
            <w:r>
              <w:rPr>
                <w:rFonts w:hint="cs"/>
                <w:b/>
                <w:bCs/>
                <w:sz w:val="24"/>
                <w:szCs w:val="24"/>
                <w:rtl/>
              </w:rPr>
              <w:t>בדוק שכפתור לתשלום לחיץ גם בזום של 150%</w:t>
            </w:r>
          </w:p>
        </w:tc>
        <w:tc>
          <w:tcPr>
            <w:tcW w:w="1267" w:type="dxa"/>
            <w:vMerge/>
          </w:tcPr>
          <w:p w14:paraId="531C58F5" w14:textId="77777777" w:rsidR="00C12AFA" w:rsidRPr="00180359" w:rsidRDefault="00C12AFA" w:rsidP="002C4938">
            <w:pPr>
              <w:rPr>
                <w:b/>
                <w:bCs/>
                <w:sz w:val="36"/>
                <w:szCs w:val="36"/>
                <w:rtl/>
              </w:rPr>
            </w:pPr>
          </w:p>
        </w:tc>
      </w:tr>
      <w:tr w:rsidR="00C12AFA" w:rsidRPr="00180359" w14:paraId="59B184E3" w14:textId="77777777" w:rsidTr="00B92E8B">
        <w:trPr>
          <w:trHeight w:val="274"/>
        </w:trPr>
        <w:tc>
          <w:tcPr>
            <w:tcW w:w="3478" w:type="dxa"/>
          </w:tcPr>
          <w:p w14:paraId="2EBECD05" w14:textId="77777777" w:rsidR="00C12AFA" w:rsidRPr="000650D2" w:rsidRDefault="000650D2" w:rsidP="00E87155">
            <w:pPr>
              <w:jc w:val="center"/>
              <w:rPr>
                <w:b/>
                <w:bCs/>
                <w:sz w:val="24"/>
                <w:szCs w:val="24"/>
                <w:rtl/>
              </w:rPr>
            </w:pPr>
            <w:r w:rsidRPr="000650D2">
              <w:rPr>
                <w:rFonts w:hint="cs"/>
                <w:b/>
                <w:bCs/>
                <w:sz w:val="24"/>
                <w:szCs w:val="24"/>
                <w:rtl/>
              </w:rPr>
              <w:t>166</w:t>
            </w:r>
            <w:r w:rsidR="00E87155">
              <w:rPr>
                <w:b/>
                <w:bCs/>
                <w:sz w:val="24"/>
                <w:szCs w:val="24"/>
              </w:rPr>
              <w:t>TC</w:t>
            </w:r>
          </w:p>
        </w:tc>
        <w:tc>
          <w:tcPr>
            <w:tcW w:w="3478" w:type="dxa"/>
          </w:tcPr>
          <w:p w14:paraId="68CC0910" w14:textId="77777777" w:rsidR="00C12AFA" w:rsidRPr="00180359" w:rsidRDefault="00B92E8B" w:rsidP="002C4938">
            <w:pPr>
              <w:rPr>
                <w:b/>
                <w:bCs/>
                <w:sz w:val="24"/>
                <w:szCs w:val="24"/>
                <w:rtl/>
              </w:rPr>
            </w:pPr>
            <w:r>
              <w:rPr>
                <w:rFonts w:hint="cs"/>
                <w:b/>
                <w:bCs/>
                <w:sz w:val="24"/>
                <w:szCs w:val="24"/>
                <w:rtl/>
              </w:rPr>
              <w:t>בדוק שהגלילה של העכבר במהירות סבירה ונוחה</w:t>
            </w:r>
          </w:p>
        </w:tc>
        <w:tc>
          <w:tcPr>
            <w:tcW w:w="1267" w:type="dxa"/>
            <w:vMerge/>
          </w:tcPr>
          <w:p w14:paraId="7684A4C1" w14:textId="77777777" w:rsidR="00C12AFA" w:rsidRPr="00180359" w:rsidRDefault="00C12AFA" w:rsidP="002C4938">
            <w:pPr>
              <w:rPr>
                <w:b/>
                <w:bCs/>
                <w:sz w:val="36"/>
                <w:szCs w:val="36"/>
                <w:rtl/>
              </w:rPr>
            </w:pPr>
          </w:p>
        </w:tc>
      </w:tr>
      <w:tr w:rsidR="00C12AFA" w:rsidRPr="00180359" w14:paraId="23D1F956" w14:textId="77777777" w:rsidTr="00B92E8B">
        <w:trPr>
          <w:trHeight w:val="274"/>
        </w:trPr>
        <w:tc>
          <w:tcPr>
            <w:tcW w:w="3478" w:type="dxa"/>
          </w:tcPr>
          <w:p w14:paraId="0A43CD36" w14:textId="77777777" w:rsidR="00C12AFA" w:rsidRPr="000650D2" w:rsidRDefault="000650D2" w:rsidP="00E87155">
            <w:pPr>
              <w:jc w:val="center"/>
              <w:rPr>
                <w:b/>
                <w:bCs/>
                <w:sz w:val="24"/>
                <w:szCs w:val="24"/>
                <w:rtl/>
              </w:rPr>
            </w:pPr>
            <w:r w:rsidRPr="000650D2">
              <w:rPr>
                <w:rFonts w:hint="cs"/>
                <w:b/>
                <w:bCs/>
                <w:sz w:val="24"/>
                <w:szCs w:val="24"/>
                <w:rtl/>
              </w:rPr>
              <w:t>167</w:t>
            </w:r>
            <w:r w:rsidR="00E87155">
              <w:rPr>
                <w:b/>
                <w:bCs/>
                <w:sz w:val="24"/>
                <w:szCs w:val="24"/>
              </w:rPr>
              <w:t>TC</w:t>
            </w:r>
          </w:p>
        </w:tc>
        <w:tc>
          <w:tcPr>
            <w:tcW w:w="3478" w:type="dxa"/>
          </w:tcPr>
          <w:p w14:paraId="662454CD" w14:textId="77777777" w:rsidR="00C12AFA" w:rsidRPr="00180359" w:rsidRDefault="00B92E8B" w:rsidP="00B92E8B">
            <w:pPr>
              <w:rPr>
                <w:b/>
                <w:bCs/>
                <w:sz w:val="24"/>
                <w:szCs w:val="24"/>
                <w:rtl/>
              </w:rPr>
            </w:pPr>
            <w:r w:rsidRPr="00B92E8B">
              <w:rPr>
                <w:b/>
                <w:bCs/>
                <w:sz w:val="24"/>
                <w:szCs w:val="24"/>
                <w:rtl/>
              </w:rPr>
              <w:t>בדוק שניתן לנווט בין כל הפריטים בסל באמצעות</w:t>
            </w:r>
            <w:r w:rsidRPr="00B92E8B">
              <w:rPr>
                <w:b/>
                <w:bCs/>
                <w:sz w:val="24"/>
                <w:szCs w:val="24"/>
              </w:rPr>
              <w:t xml:space="preserve"> Tab </w:t>
            </w:r>
            <w:r w:rsidRPr="00B92E8B">
              <w:rPr>
                <w:b/>
                <w:bCs/>
                <w:sz w:val="24"/>
                <w:szCs w:val="24"/>
                <w:rtl/>
              </w:rPr>
              <w:t>בלבד</w:t>
            </w:r>
          </w:p>
        </w:tc>
        <w:tc>
          <w:tcPr>
            <w:tcW w:w="1267" w:type="dxa"/>
            <w:vMerge/>
          </w:tcPr>
          <w:p w14:paraId="1AD6218E" w14:textId="77777777" w:rsidR="00C12AFA" w:rsidRPr="00180359" w:rsidRDefault="00C12AFA" w:rsidP="002C4938">
            <w:pPr>
              <w:rPr>
                <w:b/>
                <w:bCs/>
                <w:sz w:val="36"/>
                <w:szCs w:val="36"/>
                <w:rtl/>
              </w:rPr>
            </w:pPr>
          </w:p>
        </w:tc>
      </w:tr>
      <w:tr w:rsidR="00C12AFA" w:rsidRPr="00180359" w14:paraId="543C9108" w14:textId="77777777" w:rsidTr="00B92E8B">
        <w:trPr>
          <w:trHeight w:val="274"/>
        </w:trPr>
        <w:tc>
          <w:tcPr>
            <w:tcW w:w="3478" w:type="dxa"/>
          </w:tcPr>
          <w:p w14:paraId="49572D49" w14:textId="77777777" w:rsidR="00C12AFA" w:rsidRPr="000650D2" w:rsidRDefault="000650D2" w:rsidP="00E87155">
            <w:pPr>
              <w:jc w:val="center"/>
              <w:rPr>
                <w:b/>
                <w:bCs/>
                <w:sz w:val="24"/>
                <w:szCs w:val="24"/>
                <w:rtl/>
              </w:rPr>
            </w:pPr>
            <w:r w:rsidRPr="000650D2">
              <w:rPr>
                <w:rFonts w:hint="cs"/>
                <w:b/>
                <w:bCs/>
                <w:sz w:val="24"/>
                <w:szCs w:val="24"/>
                <w:rtl/>
              </w:rPr>
              <w:t>168</w:t>
            </w:r>
            <w:r w:rsidR="00E87155">
              <w:rPr>
                <w:b/>
                <w:bCs/>
                <w:sz w:val="24"/>
                <w:szCs w:val="24"/>
              </w:rPr>
              <w:t>TC</w:t>
            </w:r>
          </w:p>
        </w:tc>
        <w:tc>
          <w:tcPr>
            <w:tcW w:w="3478" w:type="dxa"/>
          </w:tcPr>
          <w:p w14:paraId="30712994" w14:textId="77777777" w:rsidR="00C12AFA" w:rsidRPr="00B92E8B" w:rsidRDefault="00B92E8B" w:rsidP="00B92E8B">
            <w:pPr>
              <w:rPr>
                <w:b/>
                <w:bCs/>
                <w:sz w:val="24"/>
                <w:szCs w:val="24"/>
                <w:rtl/>
              </w:rPr>
            </w:pPr>
            <w:r w:rsidRPr="00B92E8B">
              <w:rPr>
                <w:b/>
                <w:bCs/>
                <w:sz w:val="24"/>
                <w:szCs w:val="24"/>
                <w:rtl/>
              </w:rPr>
              <w:t>בדוק שניתן להסיר מוצר מהסל באמצעות מקלדת בלבד</w:t>
            </w:r>
          </w:p>
        </w:tc>
        <w:tc>
          <w:tcPr>
            <w:tcW w:w="1267" w:type="dxa"/>
            <w:vMerge/>
          </w:tcPr>
          <w:p w14:paraId="0054E75D" w14:textId="77777777" w:rsidR="00C12AFA" w:rsidRPr="00180359" w:rsidRDefault="00C12AFA" w:rsidP="002C4938">
            <w:pPr>
              <w:rPr>
                <w:b/>
                <w:bCs/>
                <w:sz w:val="36"/>
                <w:szCs w:val="36"/>
                <w:rtl/>
              </w:rPr>
            </w:pPr>
          </w:p>
        </w:tc>
      </w:tr>
      <w:tr w:rsidR="00C12AFA" w:rsidRPr="00180359" w14:paraId="1EEFF40F" w14:textId="77777777" w:rsidTr="00B92E8B">
        <w:trPr>
          <w:trHeight w:val="274"/>
        </w:trPr>
        <w:tc>
          <w:tcPr>
            <w:tcW w:w="3478" w:type="dxa"/>
          </w:tcPr>
          <w:p w14:paraId="3294CD3B" w14:textId="77777777" w:rsidR="00C12AFA" w:rsidRPr="000650D2" w:rsidRDefault="000650D2" w:rsidP="00E87155">
            <w:pPr>
              <w:jc w:val="center"/>
              <w:rPr>
                <w:b/>
                <w:bCs/>
                <w:sz w:val="24"/>
                <w:szCs w:val="24"/>
                <w:rtl/>
              </w:rPr>
            </w:pPr>
            <w:r w:rsidRPr="000650D2">
              <w:rPr>
                <w:rFonts w:hint="cs"/>
                <w:b/>
                <w:bCs/>
                <w:sz w:val="24"/>
                <w:szCs w:val="24"/>
                <w:rtl/>
              </w:rPr>
              <w:t>169</w:t>
            </w:r>
            <w:r w:rsidR="00E87155">
              <w:rPr>
                <w:b/>
                <w:bCs/>
                <w:sz w:val="24"/>
                <w:szCs w:val="24"/>
              </w:rPr>
              <w:t>TC</w:t>
            </w:r>
          </w:p>
        </w:tc>
        <w:tc>
          <w:tcPr>
            <w:tcW w:w="3478" w:type="dxa"/>
          </w:tcPr>
          <w:p w14:paraId="119212D3" w14:textId="77777777" w:rsidR="00C12AFA" w:rsidRPr="00B92E8B" w:rsidRDefault="00B92E8B" w:rsidP="00B92E8B">
            <w:pPr>
              <w:rPr>
                <w:b/>
                <w:bCs/>
                <w:sz w:val="24"/>
                <w:szCs w:val="24"/>
                <w:rtl/>
              </w:rPr>
            </w:pPr>
            <w:r w:rsidRPr="00B92E8B">
              <w:rPr>
                <w:b/>
                <w:bCs/>
                <w:sz w:val="24"/>
                <w:szCs w:val="24"/>
                <w:rtl/>
              </w:rPr>
              <w:t>בדוק שהמערכת מציינת למשתמש אם פריט נמחק</w:t>
            </w:r>
          </w:p>
        </w:tc>
        <w:tc>
          <w:tcPr>
            <w:tcW w:w="1267" w:type="dxa"/>
            <w:vMerge/>
          </w:tcPr>
          <w:p w14:paraId="2BE8D995" w14:textId="77777777" w:rsidR="00C12AFA" w:rsidRPr="00180359" w:rsidRDefault="00C12AFA" w:rsidP="002C4938">
            <w:pPr>
              <w:rPr>
                <w:b/>
                <w:bCs/>
                <w:sz w:val="36"/>
                <w:szCs w:val="36"/>
                <w:rtl/>
              </w:rPr>
            </w:pPr>
          </w:p>
        </w:tc>
      </w:tr>
    </w:tbl>
    <w:p w14:paraId="7672AF80" w14:textId="77777777" w:rsidR="00C12AFA" w:rsidRDefault="00C12AFA" w:rsidP="00C12AFA">
      <w:pPr>
        <w:rPr>
          <w:b/>
          <w:bCs/>
          <w:sz w:val="36"/>
          <w:szCs w:val="36"/>
          <w:rtl/>
        </w:rPr>
      </w:pPr>
    </w:p>
    <w:p w14:paraId="28C3A95A" w14:textId="77777777" w:rsidR="00933C3B" w:rsidRDefault="00933C3B" w:rsidP="00C12AFA">
      <w:pPr>
        <w:rPr>
          <w:b/>
          <w:bCs/>
          <w:sz w:val="36"/>
          <w:szCs w:val="36"/>
          <w:rtl/>
        </w:rPr>
      </w:pPr>
    </w:p>
    <w:p w14:paraId="7544B23E" w14:textId="77777777" w:rsidR="00933C3B" w:rsidRDefault="00933C3B" w:rsidP="00C12AFA">
      <w:pPr>
        <w:rPr>
          <w:b/>
          <w:bCs/>
          <w:sz w:val="36"/>
          <w:szCs w:val="36"/>
          <w:rtl/>
        </w:rPr>
      </w:pPr>
    </w:p>
    <w:p w14:paraId="6776D87A" w14:textId="77777777" w:rsidR="00933C3B" w:rsidRDefault="00933C3B" w:rsidP="00C12AFA">
      <w:pPr>
        <w:rPr>
          <w:b/>
          <w:bCs/>
          <w:sz w:val="36"/>
          <w:szCs w:val="36"/>
          <w:rtl/>
        </w:rPr>
      </w:pPr>
    </w:p>
    <w:p w14:paraId="555BA626" w14:textId="77777777" w:rsidR="00933C3B" w:rsidRDefault="00933C3B" w:rsidP="00C12AFA">
      <w:pPr>
        <w:rPr>
          <w:b/>
          <w:bCs/>
          <w:sz w:val="36"/>
          <w:szCs w:val="36"/>
          <w:rtl/>
        </w:rPr>
      </w:pPr>
    </w:p>
    <w:p w14:paraId="3801D3E0" w14:textId="77777777" w:rsidR="00933C3B" w:rsidRDefault="00933C3B" w:rsidP="00C12AFA">
      <w:pPr>
        <w:rPr>
          <w:b/>
          <w:bCs/>
          <w:sz w:val="36"/>
          <w:szCs w:val="36"/>
          <w:rtl/>
        </w:rPr>
      </w:pPr>
    </w:p>
    <w:p w14:paraId="392A0A92" w14:textId="77777777" w:rsidR="00933C3B" w:rsidRDefault="00933C3B" w:rsidP="00C12AFA">
      <w:pPr>
        <w:rPr>
          <w:b/>
          <w:bCs/>
          <w:sz w:val="36"/>
          <w:szCs w:val="36"/>
          <w:rtl/>
        </w:rPr>
      </w:pPr>
    </w:p>
    <w:p w14:paraId="1CE466D9" w14:textId="77777777" w:rsidR="00933C3B" w:rsidRDefault="00933C3B" w:rsidP="00C12AFA">
      <w:pPr>
        <w:rPr>
          <w:b/>
          <w:bCs/>
          <w:sz w:val="36"/>
          <w:szCs w:val="36"/>
          <w:rtl/>
        </w:rPr>
      </w:pPr>
    </w:p>
    <w:p w14:paraId="014A4437" w14:textId="77777777" w:rsidR="00933C3B" w:rsidRDefault="00933C3B" w:rsidP="00C12AFA">
      <w:pPr>
        <w:rPr>
          <w:b/>
          <w:bCs/>
          <w:sz w:val="36"/>
          <w:szCs w:val="36"/>
          <w:rtl/>
        </w:rPr>
      </w:pPr>
    </w:p>
    <w:p w14:paraId="192799FF" w14:textId="77777777" w:rsidR="00933C3B" w:rsidRDefault="00933C3B" w:rsidP="00C12AFA">
      <w:pPr>
        <w:rPr>
          <w:b/>
          <w:bCs/>
          <w:sz w:val="36"/>
          <w:szCs w:val="36"/>
          <w:rtl/>
        </w:rPr>
      </w:pPr>
    </w:p>
    <w:p w14:paraId="1F4B7EF7" w14:textId="77777777" w:rsidR="00933C3B" w:rsidRPr="00180359" w:rsidRDefault="00933C3B" w:rsidP="00C12AFA">
      <w:pPr>
        <w:rPr>
          <w:b/>
          <w:bCs/>
          <w:sz w:val="36"/>
          <w:szCs w:val="36"/>
          <w:rtl/>
        </w:rPr>
      </w:pPr>
    </w:p>
    <w:tbl>
      <w:tblPr>
        <w:tblStyle w:val="af7"/>
        <w:tblpPr w:leftFromText="180" w:rightFromText="180" w:vertAnchor="text" w:tblpXSpec="right" w:tblpY="1"/>
        <w:tblOverlap w:val="never"/>
        <w:bidiVisual/>
        <w:tblW w:w="0" w:type="auto"/>
        <w:tblLook w:val="04A0" w:firstRow="1" w:lastRow="0" w:firstColumn="1" w:lastColumn="0" w:noHBand="0" w:noVBand="1"/>
      </w:tblPr>
      <w:tblGrid>
        <w:gridCol w:w="3478"/>
        <w:gridCol w:w="3478"/>
        <w:gridCol w:w="1267"/>
      </w:tblGrid>
      <w:tr w:rsidR="00C12AFA" w:rsidRPr="00180359" w14:paraId="08A8D2A4" w14:textId="77777777" w:rsidTr="00933C3B">
        <w:trPr>
          <w:trHeight w:val="274"/>
        </w:trPr>
        <w:tc>
          <w:tcPr>
            <w:tcW w:w="3478" w:type="dxa"/>
          </w:tcPr>
          <w:p w14:paraId="2E5298F8" w14:textId="77777777" w:rsidR="00C12AFA" w:rsidRPr="00180359" w:rsidRDefault="00C12AFA" w:rsidP="002C4938">
            <w:pPr>
              <w:rPr>
                <w:b/>
                <w:bCs/>
                <w:sz w:val="36"/>
                <w:szCs w:val="36"/>
                <w:rtl/>
              </w:rPr>
            </w:pPr>
            <w:r w:rsidRPr="00180359">
              <w:rPr>
                <w:rFonts w:hint="cs"/>
                <w:b/>
                <w:bCs/>
                <w:sz w:val="36"/>
                <w:szCs w:val="36"/>
                <w:rtl/>
              </w:rPr>
              <w:lastRenderedPageBreak/>
              <w:t>מספר בדיקה</w:t>
            </w:r>
          </w:p>
        </w:tc>
        <w:tc>
          <w:tcPr>
            <w:tcW w:w="3478" w:type="dxa"/>
          </w:tcPr>
          <w:p w14:paraId="31C32C03" w14:textId="77777777" w:rsidR="00C12AFA" w:rsidRPr="00180359" w:rsidRDefault="00C12AFA" w:rsidP="002C4938">
            <w:pPr>
              <w:rPr>
                <w:b/>
                <w:bCs/>
                <w:sz w:val="36"/>
                <w:szCs w:val="36"/>
                <w:rtl/>
              </w:rPr>
            </w:pPr>
            <w:r w:rsidRPr="00180359">
              <w:rPr>
                <w:rFonts w:hint="cs"/>
                <w:b/>
                <w:bCs/>
                <w:sz w:val="36"/>
                <w:szCs w:val="36"/>
                <w:rtl/>
              </w:rPr>
              <w:t>מקרי בדיקה</w:t>
            </w:r>
          </w:p>
        </w:tc>
        <w:tc>
          <w:tcPr>
            <w:tcW w:w="1267" w:type="dxa"/>
            <w:vMerge w:val="restart"/>
          </w:tcPr>
          <w:p w14:paraId="277C3CFB" w14:textId="77777777" w:rsidR="00B92E8B" w:rsidRDefault="00B92E8B" w:rsidP="002C4938">
            <w:pPr>
              <w:rPr>
                <w:b/>
                <w:bCs/>
                <w:sz w:val="36"/>
                <w:szCs w:val="36"/>
                <w:rtl/>
              </w:rPr>
            </w:pPr>
          </w:p>
          <w:p w14:paraId="643C28C2" w14:textId="77777777" w:rsidR="00B92E8B" w:rsidRDefault="00B92E8B" w:rsidP="002C4938">
            <w:pPr>
              <w:rPr>
                <w:b/>
                <w:bCs/>
                <w:sz w:val="36"/>
                <w:szCs w:val="36"/>
                <w:rtl/>
              </w:rPr>
            </w:pPr>
          </w:p>
          <w:p w14:paraId="72F48C2D" w14:textId="77777777" w:rsidR="00B92E8B" w:rsidRDefault="00B92E8B" w:rsidP="002C4938">
            <w:pPr>
              <w:rPr>
                <w:b/>
                <w:bCs/>
                <w:sz w:val="36"/>
                <w:szCs w:val="36"/>
                <w:rtl/>
              </w:rPr>
            </w:pPr>
          </w:p>
          <w:p w14:paraId="2AB29FDF" w14:textId="77777777" w:rsidR="00B92E8B" w:rsidRDefault="00B92E8B" w:rsidP="002C4938">
            <w:pPr>
              <w:rPr>
                <w:b/>
                <w:bCs/>
                <w:sz w:val="36"/>
                <w:szCs w:val="36"/>
                <w:rtl/>
              </w:rPr>
            </w:pPr>
          </w:p>
          <w:p w14:paraId="21ABFBDD" w14:textId="77777777" w:rsidR="00933C3B" w:rsidRDefault="00933C3B" w:rsidP="002C4938">
            <w:pPr>
              <w:rPr>
                <w:b/>
                <w:bCs/>
                <w:sz w:val="36"/>
                <w:szCs w:val="36"/>
                <w:rtl/>
              </w:rPr>
            </w:pPr>
          </w:p>
          <w:p w14:paraId="5DEA1C8F" w14:textId="77777777" w:rsidR="00933C3B" w:rsidRDefault="00933C3B" w:rsidP="002C4938">
            <w:pPr>
              <w:rPr>
                <w:b/>
                <w:bCs/>
                <w:sz w:val="36"/>
                <w:szCs w:val="36"/>
                <w:rtl/>
              </w:rPr>
            </w:pPr>
          </w:p>
          <w:p w14:paraId="79567A87" w14:textId="77777777" w:rsidR="00933C3B" w:rsidRDefault="00933C3B" w:rsidP="002C4938">
            <w:pPr>
              <w:rPr>
                <w:b/>
                <w:bCs/>
                <w:sz w:val="36"/>
                <w:szCs w:val="36"/>
                <w:rtl/>
              </w:rPr>
            </w:pPr>
          </w:p>
          <w:p w14:paraId="05A7926B" w14:textId="77777777" w:rsidR="00C12AFA" w:rsidRPr="00180359" w:rsidRDefault="00901D01" w:rsidP="002C4938">
            <w:pPr>
              <w:rPr>
                <w:b/>
                <w:bCs/>
                <w:sz w:val="36"/>
                <w:szCs w:val="36"/>
                <w:rtl/>
              </w:rPr>
            </w:pPr>
            <w:r w:rsidRPr="00180359">
              <w:rPr>
                <w:rFonts w:hint="cs"/>
                <w:b/>
                <w:bCs/>
                <w:sz w:val="36"/>
                <w:szCs w:val="36"/>
                <w:rtl/>
              </w:rPr>
              <w:t xml:space="preserve">בדיקות </w:t>
            </w:r>
            <w:r w:rsidRPr="00180359">
              <w:rPr>
                <w:b/>
                <w:bCs/>
                <w:sz w:val="36"/>
                <w:szCs w:val="36"/>
              </w:rPr>
              <w:t>UX</w:t>
            </w:r>
          </w:p>
        </w:tc>
      </w:tr>
      <w:tr w:rsidR="00C12AFA" w:rsidRPr="00180359" w14:paraId="289604E0" w14:textId="77777777" w:rsidTr="00933C3B">
        <w:trPr>
          <w:trHeight w:val="274"/>
        </w:trPr>
        <w:tc>
          <w:tcPr>
            <w:tcW w:w="3478" w:type="dxa"/>
          </w:tcPr>
          <w:p w14:paraId="4FA580CB" w14:textId="77777777" w:rsidR="00C12AFA" w:rsidRPr="00180359" w:rsidRDefault="00B92E8B" w:rsidP="00E87155">
            <w:pPr>
              <w:jc w:val="center"/>
              <w:rPr>
                <w:b/>
                <w:bCs/>
                <w:sz w:val="24"/>
                <w:szCs w:val="24"/>
                <w:rtl/>
              </w:rPr>
            </w:pPr>
            <w:r>
              <w:rPr>
                <w:rFonts w:hint="cs"/>
                <w:b/>
                <w:bCs/>
                <w:sz w:val="24"/>
                <w:szCs w:val="24"/>
                <w:rtl/>
              </w:rPr>
              <w:t>170</w:t>
            </w:r>
            <w:r w:rsidR="00E87155">
              <w:rPr>
                <w:b/>
                <w:bCs/>
                <w:sz w:val="24"/>
                <w:szCs w:val="24"/>
              </w:rPr>
              <w:t>TC</w:t>
            </w:r>
          </w:p>
        </w:tc>
        <w:tc>
          <w:tcPr>
            <w:tcW w:w="3478" w:type="dxa"/>
          </w:tcPr>
          <w:p w14:paraId="1B4AD3D3" w14:textId="77777777" w:rsidR="00C12AFA" w:rsidRPr="00180359" w:rsidRDefault="004751DD" w:rsidP="002C4938">
            <w:pPr>
              <w:rPr>
                <w:b/>
                <w:bCs/>
                <w:sz w:val="24"/>
                <w:szCs w:val="24"/>
                <w:rtl/>
              </w:rPr>
            </w:pPr>
            <w:r>
              <w:rPr>
                <w:rFonts w:hint="cs"/>
                <w:b/>
                <w:bCs/>
                <w:sz w:val="24"/>
                <w:szCs w:val="24"/>
                <w:rtl/>
              </w:rPr>
              <w:t>בדוק שהגלילה של העכבר אופקית</w:t>
            </w:r>
          </w:p>
        </w:tc>
        <w:tc>
          <w:tcPr>
            <w:tcW w:w="1267" w:type="dxa"/>
            <w:vMerge/>
          </w:tcPr>
          <w:p w14:paraId="20AD0498" w14:textId="77777777" w:rsidR="00C12AFA" w:rsidRPr="00180359" w:rsidRDefault="00C12AFA" w:rsidP="002C4938">
            <w:pPr>
              <w:rPr>
                <w:b/>
                <w:bCs/>
                <w:sz w:val="36"/>
                <w:szCs w:val="36"/>
                <w:rtl/>
              </w:rPr>
            </w:pPr>
          </w:p>
        </w:tc>
      </w:tr>
      <w:tr w:rsidR="00C12AFA" w:rsidRPr="00180359" w14:paraId="1EFED13E" w14:textId="77777777" w:rsidTr="00933C3B">
        <w:trPr>
          <w:trHeight w:val="274"/>
        </w:trPr>
        <w:tc>
          <w:tcPr>
            <w:tcW w:w="3478" w:type="dxa"/>
          </w:tcPr>
          <w:p w14:paraId="1E45CE0F" w14:textId="77777777" w:rsidR="00C12AFA" w:rsidRPr="00180359" w:rsidRDefault="00B92E8B" w:rsidP="00E87155">
            <w:pPr>
              <w:jc w:val="center"/>
              <w:rPr>
                <w:b/>
                <w:bCs/>
                <w:sz w:val="24"/>
                <w:szCs w:val="24"/>
                <w:rtl/>
              </w:rPr>
            </w:pPr>
            <w:r>
              <w:rPr>
                <w:rFonts w:hint="cs"/>
                <w:b/>
                <w:bCs/>
                <w:sz w:val="24"/>
                <w:szCs w:val="24"/>
                <w:rtl/>
              </w:rPr>
              <w:t>171</w:t>
            </w:r>
            <w:r w:rsidR="00E87155">
              <w:rPr>
                <w:b/>
                <w:bCs/>
                <w:sz w:val="24"/>
                <w:szCs w:val="24"/>
              </w:rPr>
              <w:t>TC</w:t>
            </w:r>
          </w:p>
        </w:tc>
        <w:tc>
          <w:tcPr>
            <w:tcW w:w="3478" w:type="dxa"/>
          </w:tcPr>
          <w:p w14:paraId="76FED044" w14:textId="77777777" w:rsidR="00C12AFA" w:rsidRPr="00180359" w:rsidRDefault="004751DD" w:rsidP="002C4938">
            <w:pPr>
              <w:rPr>
                <w:b/>
                <w:bCs/>
                <w:sz w:val="24"/>
                <w:szCs w:val="24"/>
                <w:rtl/>
              </w:rPr>
            </w:pPr>
            <w:r>
              <w:rPr>
                <w:rFonts w:hint="cs"/>
                <w:b/>
                <w:bCs/>
                <w:sz w:val="24"/>
                <w:szCs w:val="24"/>
                <w:rtl/>
              </w:rPr>
              <w:t>בדוק שגלילה של העכבר נמצא ת למטה במיקום נוח</w:t>
            </w:r>
          </w:p>
        </w:tc>
        <w:tc>
          <w:tcPr>
            <w:tcW w:w="1267" w:type="dxa"/>
            <w:vMerge/>
          </w:tcPr>
          <w:p w14:paraId="2888B119" w14:textId="77777777" w:rsidR="00C12AFA" w:rsidRPr="00180359" w:rsidRDefault="00C12AFA" w:rsidP="002C4938">
            <w:pPr>
              <w:rPr>
                <w:b/>
                <w:bCs/>
                <w:sz w:val="36"/>
                <w:szCs w:val="36"/>
                <w:rtl/>
              </w:rPr>
            </w:pPr>
          </w:p>
        </w:tc>
      </w:tr>
      <w:tr w:rsidR="00C12AFA" w:rsidRPr="00180359" w14:paraId="2B07C687" w14:textId="77777777" w:rsidTr="00933C3B">
        <w:trPr>
          <w:trHeight w:val="286"/>
        </w:trPr>
        <w:tc>
          <w:tcPr>
            <w:tcW w:w="3478" w:type="dxa"/>
          </w:tcPr>
          <w:p w14:paraId="30AE041A" w14:textId="77777777" w:rsidR="00C12AFA" w:rsidRPr="00180359" w:rsidRDefault="00B92E8B" w:rsidP="00E87155">
            <w:pPr>
              <w:jc w:val="center"/>
              <w:rPr>
                <w:b/>
                <w:bCs/>
                <w:sz w:val="24"/>
                <w:szCs w:val="24"/>
                <w:rtl/>
              </w:rPr>
            </w:pPr>
            <w:r>
              <w:rPr>
                <w:rFonts w:hint="cs"/>
                <w:b/>
                <w:bCs/>
                <w:sz w:val="24"/>
                <w:szCs w:val="24"/>
                <w:rtl/>
              </w:rPr>
              <w:t>172</w:t>
            </w:r>
            <w:r w:rsidR="00E87155">
              <w:rPr>
                <w:b/>
                <w:bCs/>
                <w:sz w:val="24"/>
                <w:szCs w:val="24"/>
              </w:rPr>
              <w:t>TC</w:t>
            </w:r>
          </w:p>
        </w:tc>
        <w:tc>
          <w:tcPr>
            <w:tcW w:w="3478" w:type="dxa"/>
          </w:tcPr>
          <w:p w14:paraId="1EE0255A" w14:textId="77777777" w:rsidR="00C12AFA" w:rsidRPr="00180359" w:rsidRDefault="004751DD" w:rsidP="002C4938">
            <w:pPr>
              <w:rPr>
                <w:b/>
                <w:bCs/>
                <w:sz w:val="24"/>
                <w:szCs w:val="24"/>
                <w:rtl/>
              </w:rPr>
            </w:pPr>
            <w:r>
              <w:rPr>
                <w:rFonts w:hint="cs"/>
                <w:b/>
                <w:bCs/>
                <w:sz w:val="24"/>
                <w:szCs w:val="24"/>
                <w:rtl/>
              </w:rPr>
              <w:t>בדוק שהלקוח מקבל הודאת שגיאה שמבצע לתשלום כאשר אין פריטים בסל</w:t>
            </w:r>
          </w:p>
        </w:tc>
        <w:tc>
          <w:tcPr>
            <w:tcW w:w="1267" w:type="dxa"/>
            <w:vMerge/>
          </w:tcPr>
          <w:p w14:paraId="1805A140" w14:textId="77777777" w:rsidR="00C12AFA" w:rsidRPr="00180359" w:rsidRDefault="00C12AFA" w:rsidP="002C4938">
            <w:pPr>
              <w:rPr>
                <w:b/>
                <w:bCs/>
                <w:sz w:val="36"/>
                <w:szCs w:val="36"/>
                <w:rtl/>
              </w:rPr>
            </w:pPr>
          </w:p>
        </w:tc>
      </w:tr>
      <w:tr w:rsidR="00C12AFA" w:rsidRPr="00180359" w14:paraId="3D3CBDA5" w14:textId="77777777" w:rsidTr="00933C3B">
        <w:trPr>
          <w:trHeight w:val="274"/>
        </w:trPr>
        <w:tc>
          <w:tcPr>
            <w:tcW w:w="3478" w:type="dxa"/>
          </w:tcPr>
          <w:p w14:paraId="6457FE4F" w14:textId="77777777" w:rsidR="00C12AFA" w:rsidRPr="00180359" w:rsidRDefault="00B92E8B" w:rsidP="00E87155">
            <w:pPr>
              <w:jc w:val="center"/>
              <w:rPr>
                <w:b/>
                <w:bCs/>
                <w:sz w:val="24"/>
                <w:szCs w:val="24"/>
                <w:rtl/>
              </w:rPr>
            </w:pPr>
            <w:r>
              <w:rPr>
                <w:rFonts w:hint="cs"/>
                <w:b/>
                <w:bCs/>
                <w:sz w:val="24"/>
                <w:szCs w:val="24"/>
                <w:rtl/>
              </w:rPr>
              <w:t>173</w:t>
            </w:r>
            <w:r w:rsidR="00E87155">
              <w:rPr>
                <w:b/>
                <w:bCs/>
                <w:sz w:val="24"/>
                <w:szCs w:val="24"/>
              </w:rPr>
              <w:t>TC</w:t>
            </w:r>
          </w:p>
        </w:tc>
        <w:tc>
          <w:tcPr>
            <w:tcW w:w="3478" w:type="dxa"/>
          </w:tcPr>
          <w:p w14:paraId="1EC411AA" w14:textId="77777777" w:rsidR="00C12AFA" w:rsidRPr="00180359" w:rsidRDefault="004751DD" w:rsidP="002C4938">
            <w:pPr>
              <w:rPr>
                <w:b/>
                <w:bCs/>
                <w:sz w:val="24"/>
                <w:szCs w:val="24"/>
                <w:rtl/>
              </w:rPr>
            </w:pPr>
            <w:r>
              <w:rPr>
                <w:rFonts w:hint="cs"/>
                <w:b/>
                <w:bCs/>
                <w:sz w:val="24"/>
                <w:szCs w:val="24"/>
                <w:rtl/>
              </w:rPr>
              <w:t>בדוק שכפתור "לתשלום" מוצג בצחורה קריאה וברורה</w:t>
            </w:r>
          </w:p>
        </w:tc>
        <w:tc>
          <w:tcPr>
            <w:tcW w:w="1267" w:type="dxa"/>
            <w:vMerge/>
          </w:tcPr>
          <w:p w14:paraId="62E66EFD" w14:textId="77777777" w:rsidR="00C12AFA" w:rsidRPr="00180359" w:rsidRDefault="00C12AFA" w:rsidP="002C4938">
            <w:pPr>
              <w:rPr>
                <w:b/>
                <w:bCs/>
                <w:sz w:val="36"/>
                <w:szCs w:val="36"/>
                <w:rtl/>
              </w:rPr>
            </w:pPr>
          </w:p>
        </w:tc>
      </w:tr>
      <w:tr w:rsidR="00C12AFA" w:rsidRPr="00180359" w14:paraId="7E4FF3A2" w14:textId="77777777" w:rsidTr="00933C3B">
        <w:trPr>
          <w:trHeight w:val="274"/>
        </w:trPr>
        <w:tc>
          <w:tcPr>
            <w:tcW w:w="3478" w:type="dxa"/>
          </w:tcPr>
          <w:p w14:paraId="5E4445B2" w14:textId="77777777" w:rsidR="00C12AFA" w:rsidRPr="00180359" w:rsidRDefault="00B92E8B" w:rsidP="00E87155">
            <w:pPr>
              <w:jc w:val="center"/>
              <w:rPr>
                <w:b/>
                <w:bCs/>
                <w:sz w:val="24"/>
                <w:szCs w:val="24"/>
                <w:rtl/>
              </w:rPr>
            </w:pPr>
            <w:r>
              <w:rPr>
                <w:rFonts w:hint="cs"/>
                <w:b/>
                <w:bCs/>
                <w:sz w:val="24"/>
                <w:szCs w:val="24"/>
                <w:rtl/>
              </w:rPr>
              <w:t>174</w:t>
            </w:r>
            <w:r w:rsidR="00E87155">
              <w:rPr>
                <w:b/>
                <w:bCs/>
                <w:sz w:val="24"/>
                <w:szCs w:val="24"/>
              </w:rPr>
              <w:t>TC</w:t>
            </w:r>
          </w:p>
        </w:tc>
        <w:tc>
          <w:tcPr>
            <w:tcW w:w="3478" w:type="dxa"/>
          </w:tcPr>
          <w:p w14:paraId="7C32A6EF" w14:textId="77777777" w:rsidR="00C12AFA" w:rsidRPr="00180359" w:rsidRDefault="004751DD" w:rsidP="002C4938">
            <w:pPr>
              <w:rPr>
                <w:b/>
                <w:bCs/>
                <w:sz w:val="24"/>
                <w:szCs w:val="24"/>
                <w:rtl/>
              </w:rPr>
            </w:pPr>
            <w:r>
              <w:rPr>
                <w:rFonts w:hint="cs"/>
                <w:b/>
                <w:bCs/>
                <w:sz w:val="24"/>
                <w:szCs w:val="24"/>
                <w:rtl/>
              </w:rPr>
              <w:t xml:space="preserve">בדוק שהסימן </w:t>
            </w:r>
            <w:r>
              <w:rPr>
                <w:b/>
                <w:bCs/>
                <w:sz w:val="24"/>
                <w:szCs w:val="24"/>
              </w:rPr>
              <w:t>X</w:t>
            </w:r>
            <w:r>
              <w:rPr>
                <w:rFonts w:hint="cs"/>
                <w:b/>
                <w:bCs/>
                <w:sz w:val="24"/>
                <w:szCs w:val="24"/>
                <w:rtl/>
              </w:rPr>
              <w:t xml:space="preserve"> של הסרת פריט מוצג בצורה נוחה ללחיצה</w:t>
            </w:r>
          </w:p>
        </w:tc>
        <w:tc>
          <w:tcPr>
            <w:tcW w:w="1267" w:type="dxa"/>
            <w:vMerge/>
          </w:tcPr>
          <w:p w14:paraId="3E3B26E5" w14:textId="77777777" w:rsidR="00C12AFA" w:rsidRPr="00180359" w:rsidRDefault="00C12AFA" w:rsidP="002C4938">
            <w:pPr>
              <w:rPr>
                <w:b/>
                <w:bCs/>
                <w:sz w:val="36"/>
                <w:szCs w:val="36"/>
                <w:rtl/>
              </w:rPr>
            </w:pPr>
          </w:p>
        </w:tc>
      </w:tr>
      <w:tr w:rsidR="00C12AFA" w:rsidRPr="00180359" w14:paraId="51211798" w14:textId="77777777" w:rsidTr="00933C3B">
        <w:trPr>
          <w:trHeight w:val="274"/>
        </w:trPr>
        <w:tc>
          <w:tcPr>
            <w:tcW w:w="3478" w:type="dxa"/>
          </w:tcPr>
          <w:p w14:paraId="5C4282E3" w14:textId="77777777" w:rsidR="00C12AFA" w:rsidRPr="00180359" w:rsidRDefault="00B92E8B" w:rsidP="00E87155">
            <w:pPr>
              <w:jc w:val="center"/>
              <w:rPr>
                <w:b/>
                <w:bCs/>
                <w:sz w:val="24"/>
                <w:szCs w:val="24"/>
                <w:rtl/>
              </w:rPr>
            </w:pPr>
            <w:r>
              <w:rPr>
                <w:rFonts w:hint="cs"/>
                <w:b/>
                <w:bCs/>
                <w:sz w:val="24"/>
                <w:szCs w:val="24"/>
                <w:rtl/>
              </w:rPr>
              <w:t>175</w:t>
            </w:r>
            <w:r w:rsidR="00E87155">
              <w:rPr>
                <w:b/>
                <w:bCs/>
                <w:sz w:val="24"/>
                <w:szCs w:val="24"/>
              </w:rPr>
              <w:t>TC</w:t>
            </w:r>
          </w:p>
        </w:tc>
        <w:tc>
          <w:tcPr>
            <w:tcW w:w="3478" w:type="dxa"/>
          </w:tcPr>
          <w:p w14:paraId="7EA4342C" w14:textId="77777777" w:rsidR="00C12AFA" w:rsidRPr="00180359" w:rsidRDefault="004751DD" w:rsidP="002C4938">
            <w:pPr>
              <w:rPr>
                <w:b/>
                <w:bCs/>
                <w:sz w:val="24"/>
                <w:szCs w:val="24"/>
                <w:rtl/>
              </w:rPr>
            </w:pPr>
            <w:r>
              <w:rPr>
                <w:rFonts w:hint="cs"/>
                <w:b/>
                <w:bCs/>
                <w:sz w:val="24"/>
                <w:szCs w:val="24"/>
                <w:rtl/>
              </w:rPr>
              <w:t>בדוק שרואים את התיאור של הפריט בצורה ברורה וללא חיוכים</w:t>
            </w:r>
          </w:p>
        </w:tc>
        <w:tc>
          <w:tcPr>
            <w:tcW w:w="1267" w:type="dxa"/>
            <w:vMerge/>
          </w:tcPr>
          <w:p w14:paraId="7C7289E5" w14:textId="77777777" w:rsidR="00C12AFA" w:rsidRPr="00180359" w:rsidRDefault="00C12AFA" w:rsidP="002C4938">
            <w:pPr>
              <w:rPr>
                <w:b/>
                <w:bCs/>
                <w:sz w:val="36"/>
                <w:szCs w:val="36"/>
                <w:rtl/>
              </w:rPr>
            </w:pPr>
          </w:p>
        </w:tc>
      </w:tr>
      <w:tr w:rsidR="00C12AFA" w:rsidRPr="00180359" w14:paraId="10D9C002" w14:textId="77777777" w:rsidTr="00933C3B">
        <w:trPr>
          <w:trHeight w:val="274"/>
        </w:trPr>
        <w:tc>
          <w:tcPr>
            <w:tcW w:w="3478" w:type="dxa"/>
          </w:tcPr>
          <w:p w14:paraId="7D92F05E" w14:textId="77777777" w:rsidR="00C12AFA" w:rsidRPr="00180359" w:rsidRDefault="00B92E8B" w:rsidP="00E87155">
            <w:pPr>
              <w:jc w:val="center"/>
              <w:rPr>
                <w:b/>
                <w:bCs/>
                <w:sz w:val="24"/>
                <w:szCs w:val="24"/>
                <w:rtl/>
              </w:rPr>
            </w:pPr>
            <w:r>
              <w:rPr>
                <w:rFonts w:hint="cs"/>
                <w:b/>
                <w:bCs/>
                <w:sz w:val="24"/>
                <w:szCs w:val="24"/>
                <w:rtl/>
              </w:rPr>
              <w:t>176</w:t>
            </w:r>
            <w:r w:rsidR="00E87155">
              <w:rPr>
                <w:b/>
                <w:bCs/>
                <w:sz w:val="24"/>
                <w:szCs w:val="24"/>
              </w:rPr>
              <w:t>TC</w:t>
            </w:r>
          </w:p>
        </w:tc>
        <w:tc>
          <w:tcPr>
            <w:tcW w:w="3478" w:type="dxa"/>
          </w:tcPr>
          <w:p w14:paraId="091C314D" w14:textId="77777777" w:rsidR="00C12AFA" w:rsidRPr="00180359" w:rsidRDefault="004751DD" w:rsidP="002C4938">
            <w:pPr>
              <w:rPr>
                <w:b/>
                <w:bCs/>
                <w:sz w:val="24"/>
                <w:szCs w:val="24"/>
                <w:rtl/>
              </w:rPr>
            </w:pPr>
            <w:r>
              <w:rPr>
                <w:rFonts w:hint="cs"/>
                <w:b/>
                <w:bCs/>
                <w:sz w:val="24"/>
                <w:szCs w:val="24"/>
                <w:rtl/>
              </w:rPr>
              <w:t>בדוק שרואים בצורה ברורה את הציור של המוצר</w:t>
            </w:r>
          </w:p>
        </w:tc>
        <w:tc>
          <w:tcPr>
            <w:tcW w:w="1267" w:type="dxa"/>
            <w:vMerge/>
          </w:tcPr>
          <w:p w14:paraId="199C00DC" w14:textId="77777777" w:rsidR="00C12AFA" w:rsidRPr="00180359" w:rsidRDefault="00C12AFA" w:rsidP="002C4938">
            <w:pPr>
              <w:rPr>
                <w:b/>
                <w:bCs/>
                <w:sz w:val="36"/>
                <w:szCs w:val="36"/>
                <w:rtl/>
              </w:rPr>
            </w:pPr>
          </w:p>
        </w:tc>
      </w:tr>
      <w:tr w:rsidR="00C12AFA" w:rsidRPr="00180359" w14:paraId="4486A172" w14:textId="77777777" w:rsidTr="00933C3B">
        <w:trPr>
          <w:trHeight w:val="274"/>
        </w:trPr>
        <w:tc>
          <w:tcPr>
            <w:tcW w:w="3478" w:type="dxa"/>
          </w:tcPr>
          <w:p w14:paraId="0CA7B62A" w14:textId="77777777" w:rsidR="00C12AFA" w:rsidRPr="00180359" w:rsidRDefault="00B92E8B" w:rsidP="00E87155">
            <w:pPr>
              <w:jc w:val="center"/>
              <w:rPr>
                <w:b/>
                <w:bCs/>
                <w:sz w:val="24"/>
                <w:szCs w:val="24"/>
                <w:rtl/>
              </w:rPr>
            </w:pPr>
            <w:r>
              <w:rPr>
                <w:rFonts w:hint="cs"/>
                <w:b/>
                <w:bCs/>
                <w:sz w:val="24"/>
                <w:szCs w:val="24"/>
                <w:rtl/>
              </w:rPr>
              <w:t>177</w:t>
            </w:r>
            <w:r w:rsidR="00E87155">
              <w:rPr>
                <w:b/>
                <w:bCs/>
                <w:sz w:val="24"/>
                <w:szCs w:val="24"/>
              </w:rPr>
              <w:t>TC</w:t>
            </w:r>
          </w:p>
        </w:tc>
        <w:tc>
          <w:tcPr>
            <w:tcW w:w="3478" w:type="dxa"/>
          </w:tcPr>
          <w:p w14:paraId="19042DE5" w14:textId="77777777" w:rsidR="00C12AFA" w:rsidRPr="00180359" w:rsidRDefault="004751DD" w:rsidP="002C4938">
            <w:pPr>
              <w:rPr>
                <w:b/>
                <w:bCs/>
                <w:sz w:val="24"/>
                <w:szCs w:val="24"/>
                <w:rtl/>
              </w:rPr>
            </w:pPr>
            <w:r>
              <w:rPr>
                <w:rFonts w:hint="cs"/>
                <w:b/>
                <w:bCs/>
                <w:sz w:val="24"/>
                <w:szCs w:val="24"/>
                <w:rtl/>
              </w:rPr>
              <w:t>בדוק שרואים את המחיר בצורה ברורה</w:t>
            </w:r>
          </w:p>
        </w:tc>
        <w:tc>
          <w:tcPr>
            <w:tcW w:w="1267" w:type="dxa"/>
            <w:vMerge/>
          </w:tcPr>
          <w:p w14:paraId="50616C5A" w14:textId="77777777" w:rsidR="00C12AFA" w:rsidRPr="00180359" w:rsidRDefault="00C12AFA" w:rsidP="002C4938">
            <w:pPr>
              <w:rPr>
                <w:b/>
                <w:bCs/>
                <w:sz w:val="36"/>
                <w:szCs w:val="36"/>
                <w:rtl/>
              </w:rPr>
            </w:pPr>
          </w:p>
        </w:tc>
      </w:tr>
      <w:tr w:rsidR="00C12AFA" w:rsidRPr="00180359" w14:paraId="4BCE79FA" w14:textId="77777777" w:rsidTr="00933C3B">
        <w:trPr>
          <w:trHeight w:val="274"/>
        </w:trPr>
        <w:tc>
          <w:tcPr>
            <w:tcW w:w="3478" w:type="dxa"/>
          </w:tcPr>
          <w:p w14:paraId="7BEC69B4" w14:textId="77777777" w:rsidR="00C12AFA" w:rsidRPr="00180359" w:rsidRDefault="00B92E8B" w:rsidP="00E87155">
            <w:pPr>
              <w:jc w:val="center"/>
              <w:rPr>
                <w:b/>
                <w:bCs/>
                <w:sz w:val="24"/>
                <w:szCs w:val="24"/>
                <w:rtl/>
              </w:rPr>
            </w:pPr>
            <w:r>
              <w:rPr>
                <w:rFonts w:hint="cs"/>
                <w:b/>
                <w:bCs/>
                <w:sz w:val="24"/>
                <w:szCs w:val="24"/>
                <w:rtl/>
              </w:rPr>
              <w:t>178</w:t>
            </w:r>
            <w:r w:rsidR="00E87155">
              <w:rPr>
                <w:b/>
                <w:bCs/>
                <w:sz w:val="24"/>
                <w:szCs w:val="24"/>
              </w:rPr>
              <w:t>TC</w:t>
            </w:r>
          </w:p>
        </w:tc>
        <w:tc>
          <w:tcPr>
            <w:tcW w:w="3478" w:type="dxa"/>
          </w:tcPr>
          <w:p w14:paraId="37A00FAF" w14:textId="77777777" w:rsidR="00C12AFA" w:rsidRPr="00180359" w:rsidRDefault="004751DD" w:rsidP="002C4938">
            <w:pPr>
              <w:rPr>
                <w:b/>
                <w:bCs/>
                <w:sz w:val="24"/>
                <w:szCs w:val="24"/>
                <w:rtl/>
              </w:rPr>
            </w:pPr>
            <w:r>
              <w:rPr>
                <w:rFonts w:hint="cs"/>
                <w:b/>
                <w:bCs/>
                <w:sz w:val="24"/>
                <w:szCs w:val="24"/>
                <w:rtl/>
              </w:rPr>
              <w:t>בדוק שהחלון של סל קניות מוצג בצורה רחבה ונוחה</w:t>
            </w:r>
          </w:p>
        </w:tc>
        <w:tc>
          <w:tcPr>
            <w:tcW w:w="1267" w:type="dxa"/>
            <w:vMerge/>
          </w:tcPr>
          <w:p w14:paraId="128678A1" w14:textId="77777777" w:rsidR="00C12AFA" w:rsidRPr="00180359" w:rsidRDefault="00C12AFA" w:rsidP="002C4938">
            <w:pPr>
              <w:rPr>
                <w:b/>
                <w:bCs/>
                <w:sz w:val="36"/>
                <w:szCs w:val="36"/>
                <w:rtl/>
              </w:rPr>
            </w:pPr>
          </w:p>
        </w:tc>
      </w:tr>
      <w:tr w:rsidR="00C12AFA" w:rsidRPr="00180359" w14:paraId="0B28265B" w14:textId="77777777" w:rsidTr="00933C3B">
        <w:trPr>
          <w:trHeight w:val="274"/>
        </w:trPr>
        <w:tc>
          <w:tcPr>
            <w:tcW w:w="3478" w:type="dxa"/>
          </w:tcPr>
          <w:p w14:paraId="4B2A3C38" w14:textId="77777777" w:rsidR="00C12AFA" w:rsidRPr="00180359" w:rsidRDefault="00B92E8B" w:rsidP="00E87155">
            <w:pPr>
              <w:jc w:val="center"/>
              <w:rPr>
                <w:b/>
                <w:bCs/>
                <w:sz w:val="24"/>
                <w:szCs w:val="24"/>
                <w:rtl/>
              </w:rPr>
            </w:pPr>
            <w:r>
              <w:rPr>
                <w:rFonts w:hint="cs"/>
                <w:b/>
                <w:bCs/>
                <w:sz w:val="24"/>
                <w:szCs w:val="24"/>
                <w:rtl/>
              </w:rPr>
              <w:t>179</w:t>
            </w:r>
            <w:r w:rsidR="00E87155">
              <w:rPr>
                <w:b/>
                <w:bCs/>
                <w:sz w:val="24"/>
                <w:szCs w:val="24"/>
              </w:rPr>
              <w:t>TC</w:t>
            </w:r>
          </w:p>
        </w:tc>
        <w:tc>
          <w:tcPr>
            <w:tcW w:w="3478" w:type="dxa"/>
          </w:tcPr>
          <w:p w14:paraId="2E55065D" w14:textId="77777777" w:rsidR="00C12AFA" w:rsidRPr="00180359" w:rsidRDefault="00933C3B" w:rsidP="002C4938">
            <w:pPr>
              <w:rPr>
                <w:b/>
                <w:bCs/>
                <w:sz w:val="24"/>
                <w:szCs w:val="24"/>
                <w:rtl/>
              </w:rPr>
            </w:pPr>
            <w:r>
              <w:rPr>
                <w:rFonts w:hint="cs"/>
                <w:b/>
                <w:bCs/>
                <w:sz w:val="24"/>
                <w:szCs w:val="24"/>
                <w:rtl/>
              </w:rPr>
              <w:t>בדוק שהכפתור של הוספת פריט(+) מוצג בצורה קריאה ונוחה</w:t>
            </w:r>
          </w:p>
        </w:tc>
        <w:tc>
          <w:tcPr>
            <w:tcW w:w="1267" w:type="dxa"/>
            <w:vMerge/>
          </w:tcPr>
          <w:p w14:paraId="0EE1E558" w14:textId="77777777" w:rsidR="00C12AFA" w:rsidRPr="00180359" w:rsidRDefault="00C12AFA" w:rsidP="002C4938">
            <w:pPr>
              <w:rPr>
                <w:b/>
                <w:bCs/>
                <w:sz w:val="36"/>
                <w:szCs w:val="36"/>
                <w:rtl/>
              </w:rPr>
            </w:pPr>
          </w:p>
        </w:tc>
      </w:tr>
      <w:tr w:rsidR="00C12AFA" w:rsidRPr="00180359" w14:paraId="03AFEEF6" w14:textId="77777777" w:rsidTr="00933C3B">
        <w:trPr>
          <w:trHeight w:val="274"/>
        </w:trPr>
        <w:tc>
          <w:tcPr>
            <w:tcW w:w="3478" w:type="dxa"/>
          </w:tcPr>
          <w:p w14:paraId="1E542C2E" w14:textId="77777777" w:rsidR="00C12AFA" w:rsidRPr="00180359" w:rsidRDefault="00B92E8B" w:rsidP="00E87155">
            <w:pPr>
              <w:jc w:val="center"/>
              <w:rPr>
                <w:b/>
                <w:bCs/>
                <w:sz w:val="24"/>
                <w:szCs w:val="24"/>
                <w:rtl/>
              </w:rPr>
            </w:pPr>
            <w:r>
              <w:rPr>
                <w:rFonts w:hint="cs"/>
                <w:b/>
                <w:bCs/>
                <w:sz w:val="24"/>
                <w:szCs w:val="24"/>
                <w:rtl/>
              </w:rPr>
              <w:t>180</w:t>
            </w:r>
            <w:r w:rsidR="00E87155">
              <w:rPr>
                <w:b/>
                <w:bCs/>
                <w:sz w:val="24"/>
                <w:szCs w:val="24"/>
              </w:rPr>
              <w:t>TC</w:t>
            </w:r>
          </w:p>
        </w:tc>
        <w:tc>
          <w:tcPr>
            <w:tcW w:w="3478" w:type="dxa"/>
          </w:tcPr>
          <w:p w14:paraId="1E2FA041" w14:textId="77777777" w:rsidR="00C12AFA" w:rsidRPr="00180359" w:rsidRDefault="00933C3B" w:rsidP="002C4938">
            <w:pPr>
              <w:rPr>
                <w:b/>
                <w:bCs/>
                <w:sz w:val="24"/>
                <w:szCs w:val="24"/>
                <w:rtl/>
              </w:rPr>
            </w:pPr>
            <w:r>
              <w:rPr>
                <w:rFonts w:hint="cs"/>
                <w:b/>
                <w:bCs/>
                <w:sz w:val="24"/>
                <w:szCs w:val="24"/>
                <w:rtl/>
              </w:rPr>
              <w:t>בדוק שהכפתור של הסרת פריט  (-) מוצג בצורה קראיה ונוחה</w:t>
            </w:r>
          </w:p>
        </w:tc>
        <w:tc>
          <w:tcPr>
            <w:tcW w:w="1267" w:type="dxa"/>
            <w:vMerge/>
          </w:tcPr>
          <w:p w14:paraId="2423924A" w14:textId="77777777" w:rsidR="00C12AFA" w:rsidRPr="00180359" w:rsidRDefault="00C12AFA" w:rsidP="002C4938">
            <w:pPr>
              <w:rPr>
                <w:b/>
                <w:bCs/>
                <w:sz w:val="36"/>
                <w:szCs w:val="36"/>
                <w:rtl/>
              </w:rPr>
            </w:pPr>
          </w:p>
        </w:tc>
      </w:tr>
    </w:tbl>
    <w:p w14:paraId="0F6F1130" w14:textId="77777777" w:rsidR="00B92E8B" w:rsidRDefault="00B92E8B" w:rsidP="00C12AFA">
      <w:pPr>
        <w:rPr>
          <w:b/>
          <w:bCs/>
          <w:sz w:val="36"/>
          <w:szCs w:val="36"/>
          <w:rtl/>
        </w:rPr>
      </w:pPr>
    </w:p>
    <w:p w14:paraId="32F30C4B" w14:textId="77777777" w:rsidR="00C529BC" w:rsidRDefault="00C529BC" w:rsidP="00C12AFA">
      <w:pPr>
        <w:rPr>
          <w:b/>
          <w:bCs/>
          <w:sz w:val="36"/>
          <w:szCs w:val="36"/>
          <w:rtl/>
        </w:rPr>
      </w:pPr>
    </w:p>
    <w:p w14:paraId="312B7961" w14:textId="77777777" w:rsidR="00C529BC" w:rsidRDefault="00C529BC" w:rsidP="00C12AFA">
      <w:pPr>
        <w:rPr>
          <w:b/>
          <w:bCs/>
          <w:sz w:val="36"/>
          <w:szCs w:val="36"/>
          <w:rtl/>
        </w:rPr>
      </w:pPr>
    </w:p>
    <w:p w14:paraId="6BDC59CC" w14:textId="77777777" w:rsidR="00C529BC" w:rsidRDefault="00C529BC" w:rsidP="00C12AFA">
      <w:pPr>
        <w:rPr>
          <w:b/>
          <w:bCs/>
          <w:sz w:val="36"/>
          <w:szCs w:val="36"/>
          <w:rtl/>
        </w:rPr>
      </w:pPr>
    </w:p>
    <w:p w14:paraId="7F6DE5F6" w14:textId="77777777" w:rsidR="00C529BC" w:rsidRDefault="00C529BC" w:rsidP="00C12AFA">
      <w:pPr>
        <w:rPr>
          <w:b/>
          <w:bCs/>
          <w:sz w:val="36"/>
          <w:szCs w:val="36"/>
          <w:rtl/>
        </w:rPr>
      </w:pPr>
    </w:p>
    <w:p w14:paraId="361BFC23" w14:textId="77777777" w:rsidR="00C529BC" w:rsidRDefault="00C529BC" w:rsidP="00C12AFA">
      <w:pPr>
        <w:rPr>
          <w:b/>
          <w:bCs/>
          <w:sz w:val="36"/>
          <w:szCs w:val="36"/>
          <w:rtl/>
        </w:rPr>
      </w:pPr>
    </w:p>
    <w:p w14:paraId="6AA4A899" w14:textId="77777777" w:rsidR="00C529BC" w:rsidRDefault="00C529BC" w:rsidP="00C12AFA">
      <w:pPr>
        <w:rPr>
          <w:b/>
          <w:bCs/>
          <w:sz w:val="36"/>
          <w:szCs w:val="36"/>
          <w:rtl/>
        </w:rPr>
      </w:pPr>
    </w:p>
    <w:p w14:paraId="49E4E646" w14:textId="77777777" w:rsidR="00C529BC" w:rsidRDefault="00C529BC" w:rsidP="00C12AFA">
      <w:pPr>
        <w:rPr>
          <w:b/>
          <w:bCs/>
          <w:sz w:val="36"/>
          <w:szCs w:val="36"/>
          <w:rtl/>
        </w:rPr>
      </w:pPr>
    </w:p>
    <w:p w14:paraId="6D62EC76" w14:textId="77777777" w:rsidR="00C529BC" w:rsidRDefault="00C529BC" w:rsidP="00C12AFA">
      <w:pPr>
        <w:rPr>
          <w:b/>
          <w:bCs/>
          <w:sz w:val="36"/>
          <w:szCs w:val="36"/>
          <w:rtl/>
        </w:rPr>
      </w:pPr>
    </w:p>
    <w:p w14:paraId="07164D54" w14:textId="77777777" w:rsidR="00C529BC" w:rsidRPr="00180359" w:rsidRDefault="00C529BC" w:rsidP="00C12AFA">
      <w:pPr>
        <w:rPr>
          <w:b/>
          <w:bCs/>
          <w:sz w:val="36"/>
          <w:szCs w:val="36"/>
          <w:rtl/>
        </w:rPr>
      </w:pPr>
    </w:p>
    <w:tbl>
      <w:tblPr>
        <w:tblStyle w:val="af7"/>
        <w:tblpPr w:leftFromText="180" w:rightFromText="180" w:vertAnchor="text" w:tblpXSpec="right" w:tblpY="1"/>
        <w:tblOverlap w:val="never"/>
        <w:bidiVisual/>
        <w:tblW w:w="0" w:type="auto"/>
        <w:tblLook w:val="04A0" w:firstRow="1" w:lastRow="0" w:firstColumn="1" w:lastColumn="0" w:noHBand="0" w:noVBand="1"/>
      </w:tblPr>
      <w:tblGrid>
        <w:gridCol w:w="3478"/>
        <w:gridCol w:w="3478"/>
        <w:gridCol w:w="1267"/>
      </w:tblGrid>
      <w:tr w:rsidR="00C12AFA" w:rsidRPr="00180359" w14:paraId="67F07FA1" w14:textId="77777777" w:rsidTr="00993A82">
        <w:trPr>
          <w:trHeight w:val="274"/>
        </w:trPr>
        <w:tc>
          <w:tcPr>
            <w:tcW w:w="3478" w:type="dxa"/>
          </w:tcPr>
          <w:p w14:paraId="7DA136B3" w14:textId="77777777" w:rsidR="00C12AFA" w:rsidRPr="00180359" w:rsidRDefault="00C12AFA" w:rsidP="002C4938">
            <w:pPr>
              <w:rPr>
                <w:b/>
                <w:bCs/>
                <w:sz w:val="36"/>
                <w:szCs w:val="36"/>
                <w:rtl/>
              </w:rPr>
            </w:pPr>
            <w:r w:rsidRPr="00180359">
              <w:rPr>
                <w:rFonts w:hint="cs"/>
                <w:b/>
                <w:bCs/>
                <w:sz w:val="36"/>
                <w:szCs w:val="36"/>
                <w:rtl/>
              </w:rPr>
              <w:lastRenderedPageBreak/>
              <w:t>מספר בדיקה</w:t>
            </w:r>
          </w:p>
        </w:tc>
        <w:tc>
          <w:tcPr>
            <w:tcW w:w="3478" w:type="dxa"/>
          </w:tcPr>
          <w:p w14:paraId="2CBC7128" w14:textId="77777777" w:rsidR="00C12AFA" w:rsidRPr="00180359" w:rsidRDefault="00C12AFA" w:rsidP="002C4938">
            <w:pPr>
              <w:rPr>
                <w:b/>
                <w:bCs/>
                <w:sz w:val="36"/>
                <w:szCs w:val="36"/>
                <w:rtl/>
              </w:rPr>
            </w:pPr>
            <w:r w:rsidRPr="00180359">
              <w:rPr>
                <w:rFonts w:hint="cs"/>
                <w:b/>
                <w:bCs/>
                <w:sz w:val="36"/>
                <w:szCs w:val="36"/>
                <w:rtl/>
              </w:rPr>
              <w:t>מקרי בדיקה</w:t>
            </w:r>
          </w:p>
        </w:tc>
        <w:tc>
          <w:tcPr>
            <w:tcW w:w="1267" w:type="dxa"/>
            <w:vMerge w:val="restart"/>
          </w:tcPr>
          <w:p w14:paraId="544DD662" w14:textId="77777777" w:rsidR="00933C3B" w:rsidRDefault="00933C3B" w:rsidP="002C4938">
            <w:pPr>
              <w:rPr>
                <w:b/>
                <w:bCs/>
                <w:sz w:val="36"/>
                <w:szCs w:val="36"/>
                <w:rtl/>
              </w:rPr>
            </w:pPr>
          </w:p>
          <w:p w14:paraId="4926590C" w14:textId="77777777" w:rsidR="00933C3B" w:rsidRDefault="00933C3B" w:rsidP="002C4938">
            <w:pPr>
              <w:rPr>
                <w:b/>
                <w:bCs/>
                <w:sz w:val="36"/>
                <w:szCs w:val="36"/>
                <w:rtl/>
              </w:rPr>
            </w:pPr>
          </w:p>
          <w:p w14:paraId="5F330D54" w14:textId="77777777" w:rsidR="00933C3B" w:rsidRDefault="00933C3B" w:rsidP="002C4938">
            <w:pPr>
              <w:rPr>
                <w:b/>
                <w:bCs/>
                <w:sz w:val="36"/>
                <w:szCs w:val="36"/>
                <w:rtl/>
              </w:rPr>
            </w:pPr>
          </w:p>
          <w:p w14:paraId="449345E7" w14:textId="77777777" w:rsidR="00933C3B" w:rsidRDefault="00933C3B" w:rsidP="002C4938">
            <w:pPr>
              <w:rPr>
                <w:b/>
                <w:bCs/>
                <w:sz w:val="36"/>
                <w:szCs w:val="36"/>
                <w:rtl/>
              </w:rPr>
            </w:pPr>
          </w:p>
          <w:p w14:paraId="60ED8875" w14:textId="77777777" w:rsidR="00933C3B" w:rsidRDefault="00933C3B" w:rsidP="002C4938">
            <w:pPr>
              <w:rPr>
                <w:b/>
                <w:bCs/>
                <w:sz w:val="36"/>
                <w:szCs w:val="36"/>
                <w:rtl/>
              </w:rPr>
            </w:pPr>
          </w:p>
          <w:p w14:paraId="1398CCAB" w14:textId="77777777" w:rsidR="00C12AFA" w:rsidRPr="00180359" w:rsidRDefault="00901D01" w:rsidP="002C4938">
            <w:pPr>
              <w:rPr>
                <w:b/>
                <w:bCs/>
                <w:sz w:val="36"/>
                <w:szCs w:val="36"/>
                <w:rtl/>
              </w:rPr>
            </w:pPr>
            <w:r w:rsidRPr="00180359">
              <w:rPr>
                <w:rFonts w:hint="cs"/>
                <w:b/>
                <w:bCs/>
                <w:sz w:val="36"/>
                <w:szCs w:val="36"/>
                <w:rtl/>
              </w:rPr>
              <w:t xml:space="preserve">בדיקות </w:t>
            </w:r>
            <w:r w:rsidRPr="00180359">
              <w:rPr>
                <w:b/>
                <w:bCs/>
                <w:sz w:val="36"/>
                <w:szCs w:val="36"/>
              </w:rPr>
              <w:t>UI</w:t>
            </w:r>
          </w:p>
        </w:tc>
      </w:tr>
      <w:tr w:rsidR="00C12AFA" w:rsidRPr="00180359" w14:paraId="5A9A0292" w14:textId="77777777" w:rsidTr="00993A82">
        <w:trPr>
          <w:trHeight w:val="274"/>
        </w:trPr>
        <w:tc>
          <w:tcPr>
            <w:tcW w:w="3478" w:type="dxa"/>
          </w:tcPr>
          <w:p w14:paraId="105D3695" w14:textId="77777777" w:rsidR="00C12AFA" w:rsidRPr="00180359" w:rsidRDefault="00933C3B" w:rsidP="00E87155">
            <w:pPr>
              <w:jc w:val="center"/>
              <w:rPr>
                <w:b/>
                <w:bCs/>
                <w:sz w:val="24"/>
                <w:szCs w:val="24"/>
                <w:rtl/>
              </w:rPr>
            </w:pPr>
            <w:r>
              <w:rPr>
                <w:rFonts w:hint="cs"/>
                <w:b/>
                <w:bCs/>
                <w:sz w:val="24"/>
                <w:szCs w:val="24"/>
                <w:rtl/>
              </w:rPr>
              <w:t>181</w:t>
            </w:r>
            <w:r w:rsidR="00E87155">
              <w:rPr>
                <w:b/>
                <w:bCs/>
                <w:sz w:val="24"/>
                <w:szCs w:val="24"/>
              </w:rPr>
              <w:t>TC</w:t>
            </w:r>
          </w:p>
        </w:tc>
        <w:tc>
          <w:tcPr>
            <w:tcW w:w="3478" w:type="dxa"/>
          </w:tcPr>
          <w:p w14:paraId="6303A59A" w14:textId="77777777" w:rsidR="00C12AFA" w:rsidRPr="00180359" w:rsidRDefault="00933C3B" w:rsidP="002C4938">
            <w:pPr>
              <w:rPr>
                <w:b/>
                <w:bCs/>
                <w:sz w:val="24"/>
                <w:szCs w:val="24"/>
                <w:rtl/>
              </w:rPr>
            </w:pPr>
            <w:r>
              <w:rPr>
                <w:rFonts w:hint="cs"/>
                <w:b/>
                <w:bCs/>
                <w:sz w:val="24"/>
                <w:szCs w:val="24"/>
                <w:rtl/>
              </w:rPr>
              <w:t>בדוק שכפתור תשלום מוצג בצבע ברור ואחיד כמו של האתר</w:t>
            </w:r>
          </w:p>
        </w:tc>
        <w:tc>
          <w:tcPr>
            <w:tcW w:w="1267" w:type="dxa"/>
            <w:vMerge/>
          </w:tcPr>
          <w:p w14:paraId="1DF4FCFC" w14:textId="77777777" w:rsidR="00C12AFA" w:rsidRPr="00180359" w:rsidRDefault="00C12AFA" w:rsidP="002C4938">
            <w:pPr>
              <w:rPr>
                <w:b/>
                <w:bCs/>
                <w:sz w:val="24"/>
                <w:szCs w:val="24"/>
                <w:rtl/>
              </w:rPr>
            </w:pPr>
          </w:p>
        </w:tc>
      </w:tr>
      <w:tr w:rsidR="00C12AFA" w:rsidRPr="00180359" w14:paraId="5B432488" w14:textId="77777777" w:rsidTr="00993A82">
        <w:trPr>
          <w:trHeight w:val="274"/>
        </w:trPr>
        <w:tc>
          <w:tcPr>
            <w:tcW w:w="3478" w:type="dxa"/>
          </w:tcPr>
          <w:p w14:paraId="61618FA0" w14:textId="77777777" w:rsidR="00C12AFA" w:rsidRPr="00180359" w:rsidRDefault="00933C3B" w:rsidP="00E87155">
            <w:pPr>
              <w:jc w:val="center"/>
              <w:rPr>
                <w:b/>
                <w:bCs/>
                <w:sz w:val="24"/>
                <w:szCs w:val="24"/>
                <w:rtl/>
              </w:rPr>
            </w:pPr>
            <w:r>
              <w:rPr>
                <w:rFonts w:hint="cs"/>
                <w:b/>
                <w:bCs/>
                <w:sz w:val="24"/>
                <w:szCs w:val="24"/>
                <w:rtl/>
              </w:rPr>
              <w:t>182</w:t>
            </w:r>
            <w:r w:rsidR="00E87155">
              <w:rPr>
                <w:b/>
                <w:bCs/>
                <w:sz w:val="24"/>
                <w:szCs w:val="24"/>
              </w:rPr>
              <w:t>TC</w:t>
            </w:r>
          </w:p>
        </w:tc>
        <w:tc>
          <w:tcPr>
            <w:tcW w:w="3478" w:type="dxa"/>
          </w:tcPr>
          <w:p w14:paraId="76CFDF3D" w14:textId="77777777" w:rsidR="00C12AFA" w:rsidRPr="00180359" w:rsidRDefault="00933C3B" w:rsidP="002C4938">
            <w:pPr>
              <w:rPr>
                <w:b/>
                <w:bCs/>
                <w:sz w:val="24"/>
                <w:szCs w:val="24"/>
                <w:rtl/>
              </w:rPr>
            </w:pPr>
            <w:r>
              <w:rPr>
                <w:rFonts w:hint="cs"/>
                <w:b/>
                <w:bCs/>
                <w:sz w:val="24"/>
                <w:szCs w:val="24"/>
                <w:rtl/>
              </w:rPr>
              <w:t>בדוק רווח ברור בין הכפתורים</w:t>
            </w:r>
          </w:p>
        </w:tc>
        <w:tc>
          <w:tcPr>
            <w:tcW w:w="1267" w:type="dxa"/>
            <w:vMerge/>
          </w:tcPr>
          <w:p w14:paraId="1FB41981" w14:textId="77777777" w:rsidR="00C12AFA" w:rsidRPr="00180359" w:rsidRDefault="00C12AFA" w:rsidP="002C4938">
            <w:pPr>
              <w:rPr>
                <w:b/>
                <w:bCs/>
                <w:sz w:val="24"/>
                <w:szCs w:val="24"/>
                <w:rtl/>
              </w:rPr>
            </w:pPr>
          </w:p>
        </w:tc>
      </w:tr>
      <w:tr w:rsidR="00C12AFA" w:rsidRPr="00180359" w14:paraId="1D9E0727" w14:textId="77777777" w:rsidTr="00993A82">
        <w:trPr>
          <w:trHeight w:val="286"/>
        </w:trPr>
        <w:tc>
          <w:tcPr>
            <w:tcW w:w="3478" w:type="dxa"/>
          </w:tcPr>
          <w:p w14:paraId="39DD57DD" w14:textId="77777777" w:rsidR="00C12AFA" w:rsidRPr="00180359" w:rsidRDefault="00933C3B" w:rsidP="00E87155">
            <w:pPr>
              <w:jc w:val="center"/>
              <w:rPr>
                <w:b/>
                <w:bCs/>
                <w:sz w:val="24"/>
                <w:szCs w:val="24"/>
                <w:rtl/>
              </w:rPr>
            </w:pPr>
            <w:r>
              <w:rPr>
                <w:rFonts w:hint="cs"/>
                <w:b/>
                <w:bCs/>
                <w:sz w:val="24"/>
                <w:szCs w:val="24"/>
                <w:rtl/>
              </w:rPr>
              <w:t>183</w:t>
            </w:r>
            <w:r w:rsidR="00E87155">
              <w:rPr>
                <w:b/>
                <w:bCs/>
                <w:sz w:val="24"/>
                <w:szCs w:val="24"/>
              </w:rPr>
              <w:t>TC</w:t>
            </w:r>
          </w:p>
        </w:tc>
        <w:tc>
          <w:tcPr>
            <w:tcW w:w="3478" w:type="dxa"/>
          </w:tcPr>
          <w:p w14:paraId="7B8086AF" w14:textId="77777777" w:rsidR="00C12AFA" w:rsidRPr="00180359" w:rsidRDefault="00933C3B" w:rsidP="002C4938">
            <w:pPr>
              <w:rPr>
                <w:b/>
                <w:bCs/>
                <w:sz w:val="24"/>
                <w:szCs w:val="24"/>
                <w:rtl/>
              </w:rPr>
            </w:pPr>
            <w:r>
              <w:rPr>
                <w:rFonts w:hint="cs"/>
                <w:b/>
                <w:bCs/>
                <w:sz w:val="24"/>
                <w:szCs w:val="24"/>
                <w:rtl/>
              </w:rPr>
              <w:t>בדוק שהכפתורים ברורים גם במכשיר נייד אנדרואיד</w:t>
            </w:r>
          </w:p>
        </w:tc>
        <w:tc>
          <w:tcPr>
            <w:tcW w:w="1267" w:type="dxa"/>
            <w:vMerge/>
          </w:tcPr>
          <w:p w14:paraId="0CBBD9C5" w14:textId="77777777" w:rsidR="00C12AFA" w:rsidRPr="00180359" w:rsidRDefault="00C12AFA" w:rsidP="002C4938">
            <w:pPr>
              <w:rPr>
                <w:b/>
                <w:bCs/>
                <w:sz w:val="24"/>
                <w:szCs w:val="24"/>
                <w:rtl/>
              </w:rPr>
            </w:pPr>
          </w:p>
        </w:tc>
      </w:tr>
      <w:tr w:rsidR="00C12AFA" w:rsidRPr="00180359" w14:paraId="5316CCBB" w14:textId="77777777" w:rsidTr="00993A82">
        <w:trPr>
          <w:trHeight w:val="274"/>
        </w:trPr>
        <w:tc>
          <w:tcPr>
            <w:tcW w:w="3478" w:type="dxa"/>
          </w:tcPr>
          <w:p w14:paraId="52851991" w14:textId="77777777" w:rsidR="00C12AFA" w:rsidRPr="00180359" w:rsidRDefault="00933C3B" w:rsidP="00E87155">
            <w:pPr>
              <w:jc w:val="center"/>
              <w:rPr>
                <w:b/>
                <w:bCs/>
                <w:sz w:val="24"/>
                <w:szCs w:val="24"/>
                <w:rtl/>
              </w:rPr>
            </w:pPr>
            <w:r>
              <w:rPr>
                <w:rFonts w:hint="cs"/>
                <w:b/>
                <w:bCs/>
                <w:sz w:val="24"/>
                <w:szCs w:val="24"/>
                <w:rtl/>
              </w:rPr>
              <w:t>184</w:t>
            </w:r>
            <w:r w:rsidR="00E87155">
              <w:rPr>
                <w:b/>
                <w:bCs/>
                <w:sz w:val="24"/>
                <w:szCs w:val="24"/>
              </w:rPr>
              <w:t>TC</w:t>
            </w:r>
          </w:p>
        </w:tc>
        <w:tc>
          <w:tcPr>
            <w:tcW w:w="3478" w:type="dxa"/>
          </w:tcPr>
          <w:p w14:paraId="5732A492" w14:textId="77777777" w:rsidR="00C12AFA" w:rsidRPr="00180359" w:rsidRDefault="00933C3B" w:rsidP="002C4938">
            <w:pPr>
              <w:rPr>
                <w:b/>
                <w:bCs/>
                <w:sz w:val="24"/>
                <w:szCs w:val="24"/>
                <w:rtl/>
              </w:rPr>
            </w:pPr>
            <w:r>
              <w:rPr>
                <w:rFonts w:hint="cs"/>
                <w:b/>
                <w:bCs/>
                <w:sz w:val="24"/>
                <w:szCs w:val="24"/>
                <w:rtl/>
              </w:rPr>
              <w:t>בדוק שהכפתורים ברורים במכשיר נייד אפל</w:t>
            </w:r>
          </w:p>
        </w:tc>
        <w:tc>
          <w:tcPr>
            <w:tcW w:w="1267" w:type="dxa"/>
            <w:vMerge/>
          </w:tcPr>
          <w:p w14:paraId="4CE04729" w14:textId="77777777" w:rsidR="00C12AFA" w:rsidRPr="00180359" w:rsidRDefault="00C12AFA" w:rsidP="002C4938">
            <w:pPr>
              <w:rPr>
                <w:b/>
                <w:bCs/>
                <w:sz w:val="24"/>
                <w:szCs w:val="24"/>
                <w:rtl/>
              </w:rPr>
            </w:pPr>
          </w:p>
        </w:tc>
      </w:tr>
      <w:tr w:rsidR="00C12AFA" w:rsidRPr="00180359" w14:paraId="5FBB4BF1" w14:textId="77777777" w:rsidTr="00993A82">
        <w:trPr>
          <w:trHeight w:val="274"/>
        </w:trPr>
        <w:tc>
          <w:tcPr>
            <w:tcW w:w="3478" w:type="dxa"/>
          </w:tcPr>
          <w:p w14:paraId="2CB8FDCC" w14:textId="77777777" w:rsidR="00C12AFA" w:rsidRPr="00180359" w:rsidRDefault="00933C3B" w:rsidP="00E87155">
            <w:pPr>
              <w:jc w:val="center"/>
              <w:rPr>
                <w:b/>
                <w:bCs/>
                <w:sz w:val="24"/>
                <w:szCs w:val="24"/>
                <w:rtl/>
              </w:rPr>
            </w:pPr>
            <w:r>
              <w:rPr>
                <w:rFonts w:hint="cs"/>
                <w:b/>
                <w:bCs/>
                <w:sz w:val="24"/>
                <w:szCs w:val="24"/>
                <w:rtl/>
              </w:rPr>
              <w:t>185</w:t>
            </w:r>
            <w:r w:rsidR="00E87155">
              <w:rPr>
                <w:b/>
                <w:bCs/>
                <w:sz w:val="24"/>
                <w:szCs w:val="24"/>
              </w:rPr>
              <w:t>TC</w:t>
            </w:r>
          </w:p>
        </w:tc>
        <w:tc>
          <w:tcPr>
            <w:tcW w:w="3478" w:type="dxa"/>
          </w:tcPr>
          <w:p w14:paraId="4FED491C" w14:textId="77777777" w:rsidR="00C12AFA" w:rsidRPr="00180359" w:rsidRDefault="00933C3B" w:rsidP="002C4938">
            <w:pPr>
              <w:rPr>
                <w:b/>
                <w:bCs/>
                <w:sz w:val="24"/>
                <w:szCs w:val="24"/>
                <w:rtl/>
              </w:rPr>
            </w:pPr>
            <w:r>
              <w:rPr>
                <w:rFonts w:hint="cs"/>
                <w:b/>
                <w:bCs/>
                <w:sz w:val="24"/>
                <w:szCs w:val="24"/>
                <w:rtl/>
              </w:rPr>
              <w:t xml:space="preserve">בדוק שהכפתורים ברורים </w:t>
            </w:r>
            <w:proofErr w:type="spellStart"/>
            <w:r>
              <w:rPr>
                <w:rFonts w:hint="cs"/>
                <w:b/>
                <w:bCs/>
                <w:sz w:val="24"/>
                <w:szCs w:val="24"/>
                <w:rtl/>
              </w:rPr>
              <w:t>בטאבלט</w:t>
            </w:r>
            <w:proofErr w:type="spellEnd"/>
          </w:p>
        </w:tc>
        <w:tc>
          <w:tcPr>
            <w:tcW w:w="1267" w:type="dxa"/>
            <w:vMerge/>
          </w:tcPr>
          <w:p w14:paraId="5D1A9462" w14:textId="77777777" w:rsidR="00C12AFA" w:rsidRPr="00180359" w:rsidRDefault="00C12AFA" w:rsidP="002C4938">
            <w:pPr>
              <w:rPr>
                <w:b/>
                <w:bCs/>
                <w:sz w:val="24"/>
                <w:szCs w:val="24"/>
                <w:rtl/>
              </w:rPr>
            </w:pPr>
          </w:p>
        </w:tc>
      </w:tr>
      <w:tr w:rsidR="00C12AFA" w:rsidRPr="00180359" w14:paraId="1E762B93" w14:textId="77777777" w:rsidTr="00993A82">
        <w:trPr>
          <w:trHeight w:val="274"/>
        </w:trPr>
        <w:tc>
          <w:tcPr>
            <w:tcW w:w="3478" w:type="dxa"/>
          </w:tcPr>
          <w:p w14:paraId="2F5D3C4F" w14:textId="77777777" w:rsidR="00C12AFA" w:rsidRPr="00180359" w:rsidRDefault="00933C3B" w:rsidP="00E87155">
            <w:pPr>
              <w:jc w:val="center"/>
              <w:rPr>
                <w:b/>
                <w:bCs/>
                <w:sz w:val="24"/>
                <w:szCs w:val="24"/>
                <w:rtl/>
              </w:rPr>
            </w:pPr>
            <w:r>
              <w:rPr>
                <w:rFonts w:hint="cs"/>
                <w:b/>
                <w:bCs/>
                <w:sz w:val="24"/>
                <w:szCs w:val="24"/>
                <w:rtl/>
              </w:rPr>
              <w:t>186</w:t>
            </w:r>
            <w:r w:rsidR="00E87155">
              <w:rPr>
                <w:b/>
                <w:bCs/>
                <w:sz w:val="24"/>
                <w:szCs w:val="24"/>
              </w:rPr>
              <w:t>TC</w:t>
            </w:r>
          </w:p>
        </w:tc>
        <w:tc>
          <w:tcPr>
            <w:tcW w:w="3478" w:type="dxa"/>
          </w:tcPr>
          <w:p w14:paraId="26DF81C9" w14:textId="77777777" w:rsidR="00C12AFA" w:rsidRPr="00180359" w:rsidRDefault="00933C3B" w:rsidP="002C4938">
            <w:pPr>
              <w:rPr>
                <w:b/>
                <w:bCs/>
                <w:sz w:val="24"/>
                <w:szCs w:val="24"/>
                <w:rtl/>
              </w:rPr>
            </w:pPr>
            <w:r>
              <w:rPr>
                <w:rFonts w:hint="cs"/>
                <w:b/>
                <w:bCs/>
                <w:sz w:val="24"/>
                <w:szCs w:val="24"/>
                <w:rtl/>
              </w:rPr>
              <w:t>בדוק שהציור של הפריט בגודל מתאים לטקסט</w:t>
            </w:r>
          </w:p>
        </w:tc>
        <w:tc>
          <w:tcPr>
            <w:tcW w:w="1267" w:type="dxa"/>
            <w:vMerge/>
          </w:tcPr>
          <w:p w14:paraId="6782C2C0" w14:textId="77777777" w:rsidR="00C12AFA" w:rsidRPr="00180359" w:rsidRDefault="00C12AFA" w:rsidP="002C4938">
            <w:pPr>
              <w:rPr>
                <w:b/>
                <w:bCs/>
                <w:sz w:val="24"/>
                <w:szCs w:val="24"/>
                <w:rtl/>
              </w:rPr>
            </w:pPr>
          </w:p>
        </w:tc>
      </w:tr>
      <w:tr w:rsidR="00C12AFA" w:rsidRPr="00180359" w14:paraId="6034DC88" w14:textId="77777777" w:rsidTr="00993A82">
        <w:trPr>
          <w:trHeight w:val="274"/>
        </w:trPr>
        <w:tc>
          <w:tcPr>
            <w:tcW w:w="3478" w:type="dxa"/>
          </w:tcPr>
          <w:p w14:paraId="3672687D" w14:textId="77777777" w:rsidR="00C12AFA" w:rsidRPr="00180359" w:rsidRDefault="00933C3B" w:rsidP="00E87155">
            <w:pPr>
              <w:jc w:val="center"/>
              <w:rPr>
                <w:b/>
                <w:bCs/>
                <w:sz w:val="24"/>
                <w:szCs w:val="24"/>
                <w:rtl/>
              </w:rPr>
            </w:pPr>
            <w:r>
              <w:rPr>
                <w:rFonts w:hint="cs"/>
                <w:b/>
                <w:bCs/>
                <w:sz w:val="24"/>
                <w:szCs w:val="24"/>
                <w:rtl/>
              </w:rPr>
              <w:t>187</w:t>
            </w:r>
            <w:r w:rsidR="00E87155">
              <w:rPr>
                <w:b/>
                <w:bCs/>
                <w:sz w:val="24"/>
                <w:szCs w:val="24"/>
              </w:rPr>
              <w:t>TC</w:t>
            </w:r>
          </w:p>
        </w:tc>
        <w:tc>
          <w:tcPr>
            <w:tcW w:w="3478" w:type="dxa"/>
          </w:tcPr>
          <w:p w14:paraId="5E1F6531" w14:textId="77777777" w:rsidR="00C12AFA" w:rsidRPr="00180359" w:rsidRDefault="00933C3B" w:rsidP="002C4938">
            <w:pPr>
              <w:rPr>
                <w:b/>
                <w:bCs/>
                <w:sz w:val="24"/>
                <w:szCs w:val="24"/>
                <w:rtl/>
              </w:rPr>
            </w:pPr>
            <w:r>
              <w:rPr>
                <w:rFonts w:hint="cs"/>
                <w:b/>
                <w:bCs/>
                <w:sz w:val="24"/>
                <w:szCs w:val="24"/>
                <w:rtl/>
              </w:rPr>
              <w:t>בדוק שהציור של הפריט בצבעים הנכונים</w:t>
            </w:r>
          </w:p>
        </w:tc>
        <w:tc>
          <w:tcPr>
            <w:tcW w:w="1267" w:type="dxa"/>
            <w:vMerge/>
          </w:tcPr>
          <w:p w14:paraId="7579E436" w14:textId="77777777" w:rsidR="00C12AFA" w:rsidRPr="00180359" w:rsidRDefault="00C12AFA" w:rsidP="002C4938">
            <w:pPr>
              <w:rPr>
                <w:b/>
                <w:bCs/>
                <w:sz w:val="24"/>
                <w:szCs w:val="24"/>
                <w:rtl/>
              </w:rPr>
            </w:pPr>
          </w:p>
        </w:tc>
      </w:tr>
      <w:tr w:rsidR="00C12AFA" w:rsidRPr="00180359" w14:paraId="44CB0412" w14:textId="77777777" w:rsidTr="00993A82">
        <w:trPr>
          <w:trHeight w:val="274"/>
        </w:trPr>
        <w:tc>
          <w:tcPr>
            <w:tcW w:w="3478" w:type="dxa"/>
          </w:tcPr>
          <w:p w14:paraId="66FD436B" w14:textId="77777777" w:rsidR="00C12AFA" w:rsidRPr="00180359" w:rsidRDefault="00933C3B" w:rsidP="00E87155">
            <w:pPr>
              <w:jc w:val="center"/>
              <w:rPr>
                <w:b/>
                <w:bCs/>
                <w:sz w:val="24"/>
                <w:szCs w:val="24"/>
                <w:rtl/>
              </w:rPr>
            </w:pPr>
            <w:r>
              <w:rPr>
                <w:rFonts w:hint="cs"/>
                <w:b/>
                <w:bCs/>
                <w:sz w:val="24"/>
                <w:szCs w:val="24"/>
                <w:rtl/>
              </w:rPr>
              <w:t>188</w:t>
            </w:r>
            <w:r w:rsidR="00E87155">
              <w:rPr>
                <w:b/>
                <w:bCs/>
                <w:sz w:val="24"/>
                <w:szCs w:val="24"/>
              </w:rPr>
              <w:t>TC</w:t>
            </w:r>
          </w:p>
        </w:tc>
        <w:tc>
          <w:tcPr>
            <w:tcW w:w="3478" w:type="dxa"/>
          </w:tcPr>
          <w:p w14:paraId="1D103CEF" w14:textId="77777777" w:rsidR="00C12AFA" w:rsidRPr="00180359" w:rsidRDefault="00933C3B" w:rsidP="002C4938">
            <w:pPr>
              <w:rPr>
                <w:b/>
                <w:bCs/>
                <w:sz w:val="24"/>
                <w:szCs w:val="24"/>
                <w:rtl/>
              </w:rPr>
            </w:pPr>
            <w:r>
              <w:rPr>
                <w:rFonts w:hint="cs"/>
                <w:b/>
                <w:bCs/>
                <w:sz w:val="24"/>
                <w:szCs w:val="24"/>
                <w:rtl/>
              </w:rPr>
              <w:t>בדוק רקע של המסך שאין ניגודיות עם בצבעים של הטקסט</w:t>
            </w:r>
          </w:p>
        </w:tc>
        <w:tc>
          <w:tcPr>
            <w:tcW w:w="1267" w:type="dxa"/>
            <w:vMerge/>
          </w:tcPr>
          <w:p w14:paraId="12FE673B" w14:textId="77777777" w:rsidR="00C12AFA" w:rsidRPr="00180359" w:rsidRDefault="00C12AFA" w:rsidP="002C4938">
            <w:pPr>
              <w:rPr>
                <w:b/>
                <w:bCs/>
                <w:sz w:val="24"/>
                <w:szCs w:val="24"/>
                <w:rtl/>
              </w:rPr>
            </w:pPr>
          </w:p>
        </w:tc>
      </w:tr>
      <w:tr w:rsidR="00C12AFA" w:rsidRPr="00180359" w14:paraId="6156D1A9" w14:textId="77777777" w:rsidTr="00993A82">
        <w:trPr>
          <w:trHeight w:val="274"/>
        </w:trPr>
        <w:tc>
          <w:tcPr>
            <w:tcW w:w="3478" w:type="dxa"/>
          </w:tcPr>
          <w:p w14:paraId="3B6804E0" w14:textId="77777777" w:rsidR="00C12AFA" w:rsidRPr="00180359" w:rsidRDefault="00933C3B" w:rsidP="00E87155">
            <w:pPr>
              <w:jc w:val="center"/>
              <w:rPr>
                <w:b/>
                <w:bCs/>
                <w:sz w:val="24"/>
                <w:szCs w:val="24"/>
                <w:rtl/>
              </w:rPr>
            </w:pPr>
            <w:r>
              <w:rPr>
                <w:rFonts w:hint="cs"/>
                <w:b/>
                <w:bCs/>
                <w:sz w:val="24"/>
                <w:szCs w:val="24"/>
                <w:rtl/>
              </w:rPr>
              <w:t>189</w:t>
            </w:r>
            <w:r w:rsidR="00E87155">
              <w:rPr>
                <w:b/>
                <w:bCs/>
                <w:sz w:val="24"/>
                <w:szCs w:val="24"/>
              </w:rPr>
              <w:t>TC</w:t>
            </w:r>
          </w:p>
        </w:tc>
        <w:tc>
          <w:tcPr>
            <w:tcW w:w="3478" w:type="dxa"/>
          </w:tcPr>
          <w:p w14:paraId="208FD327" w14:textId="77777777" w:rsidR="00C12AFA" w:rsidRPr="00180359" w:rsidRDefault="00933C3B" w:rsidP="002C4938">
            <w:pPr>
              <w:rPr>
                <w:b/>
                <w:bCs/>
                <w:sz w:val="24"/>
                <w:szCs w:val="24"/>
                <w:rtl/>
              </w:rPr>
            </w:pPr>
            <w:r>
              <w:rPr>
                <w:rFonts w:hint="cs"/>
                <w:b/>
                <w:bCs/>
                <w:sz w:val="24"/>
                <w:szCs w:val="24"/>
                <w:rtl/>
              </w:rPr>
              <w:t xml:space="preserve">בדוק רקע של המסך שאין ניגודיות עם הצבעים במכשיר </w:t>
            </w:r>
            <w:r w:rsidR="00993A82">
              <w:rPr>
                <w:rFonts w:hint="cs"/>
                <w:b/>
                <w:bCs/>
                <w:sz w:val="24"/>
                <w:szCs w:val="24"/>
                <w:rtl/>
              </w:rPr>
              <w:t>אנדרואיד</w:t>
            </w:r>
          </w:p>
        </w:tc>
        <w:tc>
          <w:tcPr>
            <w:tcW w:w="1267" w:type="dxa"/>
            <w:vMerge/>
          </w:tcPr>
          <w:p w14:paraId="48A44779" w14:textId="77777777" w:rsidR="00C12AFA" w:rsidRPr="00180359" w:rsidRDefault="00C12AFA" w:rsidP="002C4938">
            <w:pPr>
              <w:rPr>
                <w:b/>
                <w:bCs/>
                <w:sz w:val="24"/>
                <w:szCs w:val="24"/>
                <w:rtl/>
              </w:rPr>
            </w:pPr>
          </w:p>
        </w:tc>
      </w:tr>
      <w:tr w:rsidR="00C12AFA" w:rsidRPr="00180359" w14:paraId="22C2ABC0" w14:textId="77777777" w:rsidTr="00993A82">
        <w:trPr>
          <w:trHeight w:val="274"/>
        </w:trPr>
        <w:tc>
          <w:tcPr>
            <w:tcW w:w="3478" w:type="dxa"/>
          </w:tcPr>
          <w:p w14:paraId="5AB61F07" w14:textId="77777777" w:rsidR="00C12AFA" w:rsidRPr="00180359" w:rsidRDefault="00933C3B" w:rsidP="00E87155">
            <w:pPr>
              <w:jc w:val="center"/>
              <w:rPr>
                <w:b/>
                <w:bCs/>
                <w:sz w:val="24"/>
                <w:szCs w:val="24"/>
                <w:rtl/>
              </w:rPr>
            </w:pPr>
            <w:r>
              <w:rPr>
                <w:rFonts w:hint="cs"/>
                <w:b/>
                <w:bCs/>
                <w:sz w:val="24"/>
                <w:szCs w:val="24"/>
                <w:rtl/>
              </w:rPr>
              <w:t>190</w:t>
            </w:r>
            <w:r w:rsidR="00E87155">
              <w:rPr>
                <w:b/>
                <w:bCs/>
                <w:sz w:val="24"/>
                <w:szCs w:val="24"/>
              </w:rPr>
              <w:t>TC</w:t>
            </w:r>
          </w:p>
        </w:tc>
        <w:tc>
          <w:tcPr>
            <w:tcW w:w="3478" w:type="dxa"/>
          </w:tcPr>
          <w:p w14:paraId="17D13932" w14:textId="77777777" w:rsidR="00C12AFA" w:rsidRPr="00180359" w:rsidRDefault="00933C3B" w:rsidP="002C4938">
            <w:pPr>
              <w:rPr>
                <w:b/>
                <w:bCs/>
                <w:sz w:val="24"/>
                <w:szCs w:val="24"/>
                <w:rtl/>
              </w:rPr>
            </w:pPr>
            <w:r>
              <w:rPr>
                <w:rFonts w:hint="cs"/>
                <w:b/>
                <w:bCs/>
                <w:sz w:val="24"/>
                <w:szCs w:val="24"/>
                <w:rtl/>
              </w:rPr>
              <w:t>בדוק רקע של המסך שאין ניגודיות עם הצבעים במכשיר אפל</w:t>
            </w:r>
          </w:p>
        </w:tc>
        <w:tc>
          <w:tcPr>
            <w:tcW w:w="1267" w:type="dxa"/>
            <w:vMerge/>
          </w:tcPr>
          <w:p w14:paraId="508BEAFC" w14:textId="77777777" w:rsidR="00C12AFA" w:rsidRPr="00180359" w:rsidRDefault="00C12AFA" w:rsidP="002C4938">
            <w:pPr>
              <w:rPr>
                <w:b/>
                <w:bCs/>
                <w:sz w:val="24"/>
                <w:szCs w:val="24"/>
                <w:rtl/>
              </w:rPr>
            </w:pPr>
          </w:p>
        </w:tc>
      </w:tr>
      <w:tr w:rsidR="00C12AFA" w:rsidRPr="00180359" w14:paraId="7AE41367" w14:textId="77777777" w:rsidTr="00993A82">
        <w:trPr>
          <w:trHeight w:val="274"/>
        </w:trPr>
        <w:tc>
          <w:tcPr>
            <w:tcW w:w="3478" w:type="dxa"/>
          </w:tcPr>
          <w:p w14:paraId="2143B54D" w14:textId="77777777" w:rsidR="00C12AFA" w:rsidRPr="00180359" w:rsidRDefault="00933C3B" w:rsidP="00E87155">
            <w:pPr>
              <w:jc w:val="center"/>
              <w:rPr>
                <w:b/>
                <w:bCs/>
                <w:sz w:val="24"/>
                <w:szCs w:val="24"/>
                <w:rtl/>
              </w:rPr>
            </w:pPr>
            <w:r>
              <w:rPr>
                <w:rFonts w:hint="cs"/>
                <w:b/>
                <w:bCs/>
                <w:sz w:val="24"/>
                <w:szCs w:val="24"/>
                <w:rtl/>
              </w:rPr>
              <w:t>191</w:t>
            </w:r>
            <w:r w:rsidR="00E87155">
              <w:rPr>
                <w:b/>
                <w:bCs/>
                <w:sz w:val="24"/>
                <w:szCs w:val="24"/>
              </w:rPr>
              <w:t>TC</w:t>
            </w:r>
          </w:p>
        </w:tc>
        <w:tc>
          <w:tcPr>
            <w:tcW w:w="3478" w:type="dxa"/>
          </w:tcPr>
          <w:p w14:paraId="3D8F0890" w14:textId="77777777" w:rsidR="00C12AFA" w:rsidRPr="00993A82" w:rsidRDefault="00993A82" w:rsidP="00993A82">
            <w:pPr>
              <w:rPr>
                <w:b/>
                <w:bCs/>
                <w:sz w:val="24"/>
                <w:szCs w:val="24"/>
                <w:rtl/>
              </w:rPr>
            </w:pPr>
            <w:r w:rsidRPr="00993A82">
              <w:rPr>
                <w:b/>
                <w:bCs/>
                <w:sz w:val="24"/>
                <w:szCs w:val="24"/>
                <w:rtl/>
              </w:rPr>
              <w:t>בדוק שהרקע של הסל אחיד ואינו משתנה בין פריטים</w:t>
            </w:r>
            <w:r w:rsidRPr="00993A82">
              <w:rPr>
                <w:b/>
                <w:bCs/>
                <w:sz w:val="24"/>
                <w:szCs w:val="24"/>
              </w:rPr>
              <w:t>.</w:t>
            </w:r>
          </w:p>
        </w:tc>
        <w:tc>
          <w:tcPr>
            <w:tcW w:w="1267" w:type="dxa"/>
            <w:vMerge/>
          </w:tcPr>
          <w:p w14:paraId="334861FE" w14:textId="77777777" w:rsidR="00C12AFA" w:rsidRPr="00180359" w:rsidRDefault="00C12AFA" w:rsidP="002C4938">
            <w:pPr>
              <w:rPr>
                <w:b/>
                <w:bCs/>
                <w:sz w:val="24"/>
                <w:szCs w:val="24"/>
                <w:rtl/>
              </w:rPr>
            </w:pPr>
          </w:p>
        </w:tc>
      </w:tr>
    </w:tbl>
    <w:p w14:paraId="1AC95739" w14:textId="77777777" w:rsidR="00C529BC" w:rsidRDefault="00C529BC" w:rsidP="00F16B93">
      <w:pPr>
        <w:pStyle w:val="a3"/>
        <w:rPr>
          <w:rtl/>
        </w:rPr>
      </w:pPr>
    </w:p>
    <w:p w14:paraId="3923E27A" w14:textId="77777777" w:rsidR="00C529BC" w:rsidRDefault="00C529BC" w:rsidP="00F16B93">
      <w:pPr>
        <w:pStyle w:val="a3"/>
        <w:rPr>
          <w:rtl/>
        </w:rPr>
      </w:pPr>
    </w:p>
    <w:p w14:paraId="30B421B6" w14:textId="77777777" w:rsidR="00C529BC" w:rsidRDefault="00C529BC" w:rsidP="00F16B93">
      <w:pPr>
        <w:pStyle w:val="a3"/>
        <w:rPr>
          <w:rtl/>
        </w:rPr>
      </w:pPr>
    </w:p>
    <w:p w14:paraId="097E1039" w14:textId="77777777" w:rsidR="00C529BC" w:rsidRDefault="00C529BC" w:rsidP="00F16B93">
      <w:pPr>
        <w:pStyle w:val="a3"/>
        <w:rPr>
          <w:rtl/>
        </w:rPr>
      </w:pPr>
    </w:p>
    <w:p w14:paraId="44410AA9" w14:textId="77777777" w:rsidR="00C529BC" w:rsidRDefault="00C529BC" w:rsidP="00F16B93">
      <w:pPr>
        <w:pStyle w:val="a3"/>
        <w:rPr>
          <w:rtl/>
        </w:rPr>
      </w:pPr>
    </w:p>
    <w:p w14:paraId="0E42D8D4" w14:textId="77777777" w:rsidR="00C529BC" w:rsidRDefault="00C529BC" w:rsidP="00F16B93">
      <w:pPr>
        <w:pStyle w:val="a3"/>
        <w:rPr>
          <w:rtl/>
        </w:rPr>
      </w:pPr>
    </w:p>
    <w:p w14:paraId="3584F1EA" w14:textId="77777777" w:rsidR="00C529BC" w:rsidRDefault="00C529BC" w:rsidP="00F16B93">
      <w:pPr>
        <w:pStyle w:val="a3"/>
        <w:rPr>
          <w:rtl/>
        </w:rPr>
      </w:pPr>
    </w:p>
    <w:p w14:paraId="484180FD" w14:textId="77777777" w:rsidR="00C529BC" w:rsidRDefault="00C529BC" w:rsidP="00F16B93">
      <w:pPr>
        <w:pStyle w:val="a3"/>
        <w:rPr>
          <w:rtl/>
        </w:rPr>
      </w:pPr>
    </w:p>
    <w:p w14:paraId="13FE41BB" w14:textId="77777777" w:rsidR="00F16B93" w:rsidRDefault="00F16B93" w:rsidP="00F16B93">
      <w:pPr>
        <w:pStyle w:val="a3"/>
        <w:rPr>
          <w:sz w:val="56"/>
          <w:szCs w:val="56"/>
          <w:rtl/>
        </w:rPr>
      </w:pPr>
      <w:r>
        <w:rPr>
          <w:rFonts w:hint="cs"/>
          <w:rtl/>
        </w:rPr>
        <w:lastRenderedPageBreak/>
        <w:t>רשימת דיווח הבאגים</w:t>
      </w:r>
    </w:p>
    <w:p w14:paraId="1C2C51EB" w14:textId="77777777" w:rsidR="00F16B93" w:rsidRDefault="00F16B93" w:rsidP="00F16B93">
      <w:pPr>
        <w:rPr>
          <w:rtl/>
        </w:rPr>
      </w:pPr>
    </w:p>
    <w:p w14:paraId="6B4F5393" w14:textId="77777777" w:rsidR="002424C9" w:rsidRPr="00CA3889" w:rsidRDefault="0001751D" w:rsidP="00EE5F44">
      <w:pPr>
        <w:pStyle w:val="1"/>
        <w:rPr>
          <w:b/>
          <w:bCs/>
          <w:color w:val="auto"/>
          <w:sz w:val="44"/>
          <w:szCs w:val="44"/>
          <w:u w:val="single"/>
          <w:rtl/>
        </w:rPr>
      </w:pPr>
      <w:r w:rsidRPr="00CA3889">
        <w:rPr>
          <w:rFonts w:hint="cs"/>
          <w:b/>
          <w:bCs/>
          <w:color w:val="auto"/>
          <w:sz w:val="44"/>
          <w:szCs w:val="44"/>
          <w:u w:val="single"/>
          <w:rtl/>
        </w:rPr>
        <w:t xml:space="preserve">במסגרת </w:t>
      </w:r>
      <w:r w:rsidR="00B31AD5">
        <w:rPr>
          <w:rFonts w:hint="cs"/>
          <w:b/>
          <w:bCs/>
          <w:color w:val="auto"/>
          <w:sz w:val="44"/>
          <w:szCs w:val="44"/>
          <w:u w:val="single"/>
          <w:rtl/>
        </w:rPr>
        <w:t>ה</w:t>
      </w:r>
      <w:r w:rsidRPr="00CA3889">
        <w:rPr>
          <w:rFonts w:hint="cs"/>
          <w:b/>
          <w:bCs/>
          <w:color w:val="auto"/>
          <w:sz w:val="44"/>
          <w:szCs w:val="44"/>
          <w:u w:val="single"/>
          <w:rtl/>
        </w:rPr>
        <w:t xml:space="preserve">פרויקט </w:t>
      </w:r>
      <w:r w:rsidR="00CA3889" w:rsidRPr="00CA3889">
        <w:rPr>
          <w:rFonts w:hint="cs"/>
          <w:b/>
          <w:bCs/>
          <w:color w:val="auto"/>
          <w:sz w:val="44"/>
          <w:szCs w:val="44"/>
          <w:u w:val="single"/>
          <w:rtl/>
        </w:rPr>
        <w:t xml:space="preserve">דיווחנו על באגים </w:t>
      </w:r>
    </w:p>
    <w:p w14:paraId="5D4618E0" w14:textId="77777777" w:rsidR="0001751D" w:rsidRPr="00CA3889" w:rsidRDefault="0001751D" w:rsidP="002424C9">
      <w:pPr>
        <w:pStyle w:val="1"/>
        <w:rPr>
          <w:b/>
          <w:bCs/>
          <w:color w:val="auto"/>
          <w:sz w:val="44"/>
          <w:szCs w:val="44"/>
          <w:u w:val="single"/>
          <w:rtl/>
        </w:rPr>
      </w:pPr>
      <w:r w:rsidRPr="00CA3889">
        <w:rPr>
          <w:rFonts w:hint="cs"/>
          <w:b/>
          <w:bCs/>
          <w:color w:val="auto"/>
          <w:sz w:val="44"/>
          <w:szCs w:val="44"/>
          <w:u w:val="single"/>
          <w:rtl/>
        </w:rPr>
        <w:t xml:space="preserve">בעזרת התוכנה </w:t>
      </w:r>
      <w:r w:rsidRPr="00CA3889">
        <w:rPr>
          <w:b/>
          <w:bCs/>
          <w:color w:val="auto"/>
          <w:sz w:val="44"/>
          <w:szCs w:val="44"/>
          <w:u w:val="single"/>
        </w:rPr>
        <w:t>JIRA</w:t>
      </w:r>
      <w:r w:rsidRPr="00CA3889">
        <w:rPr>
          <w:rFonts w:hint="cs"/>
          <w:b/>
          <w:bCs/>
          <w:color w:val="auto"/>
          <w:sz w:val="44"/>
          <w:szCs w:val="44"/>
          <w:u w:val="single"/>
          <w:rtl/>
        </w:rPr>
        <w:t>.</w:t>
      </w:r>
    </w:p>
    <w:p w14:paraId="6535278F" w14:textId="77777777" w:rsidR="002424C9" w:rsidRPr="002424C9" w:rsidRDefault="002424C9" w:rsidP="002424C9">
      <w:pPr>
        <w:rPr>
          <w:rtl/>
        </w:rPr>
      </w:pPr>
    </w:p>
    <w:p w14:paraId="433B7F27" w14:textId="77777777" w:rsidR="00E87155" w:rsidRDefault="00E87155" w:rsidP="00E87155">
      <w:pPr>
        <w:rPr>
          <w:rtl/>
        </w:rPr>
      </w:pPr>
    </w:p>
    <w:p w14:paraId="5C89CBB7" w14:textId="77777777" w:rsidR="00E87155" w:rsidRDefault="00E87155" w:rsidP="00E87155">
      <w:pPr>
        <w:rPr>
          <w:rtl/>
        </w:rPr>
      </w:pPr>
    </w:p>
    <w:p w14:paraId="2D590F70" w14:textId="77777777" w:rsidR="00E87155" w:rsidRPr="00E87155" w:rsidRDefault="00E87155" w:rsidP="00E87155">
      <w:pPr>
        <w:rPr>
          <w:rtl/>
        </w:rPr>
      </w:pPr>
      <w:r w:rsidRPr="00E87155">
        <w:rPr>
          <w:rFonts w:cs="Arial"/>
          <w:noProof/>
          <w:rtl/>
        </w:rPr>
        <w:drawing>
          <wp:inline distT="0" distB="0" distL="0" distR="0" wp14:anchorId="4B182BC1" wp14:editId="795374E9">
            <wp:extent cx="6018690" cy="4000500"/>
            <wp:effectExtent l="0" t="0" r="1270" b="0"/>
            <wp:docPr id="137112498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24984" name=""/>
                    <pic:cNvPicPr/>
                  </pic:nvPicPr>
                  <pic:blipFill>
                    <a:blip r:embed="rId20"/>
                    <a:stretch>
                      <a:fillRect/>
                    </a:stretch>
                  </pic:blipFill>
                  <pic:spPr>
                    <a:xfrm>
                      <a:off x="0" y="0"/>
                      <a:ext cx="6058609" cy="4027033"/>
                    </a:xfrm>
                    <a:prstGeom prst="rect">
                      <a:avLst/>
                    </a:prstGeom>
                  </pic:spPr>
                </pic:pic>
              </a:graphicData>
            </a:graphic>
          </wp:inline>
        </w:drawing>
      </w:r>
    </w:p>
    <w:p w14:paraId="4CB1FB00" w14:textId="77777777" w:rsidR="0001751D" w:rsidRDefault="0001751D" w:rsidP="0001751D">
      <w:pPr>
        <w:rPr>
          <w:rtl/>
        </w:rPr>
      </w:pPr>
    </w:p>
    <w:p w14:paraId="62F71B7F" w14:textId="77777777" w:rsidR="00E87155" w:rsidRDefault="00E87155" w:rsidP="0001751D">
      <w:pPr>
        <w:rPr>
          <w:rtl/>
        </w:rPr>
      </w:pPr>
    </w:p>
    <w:p w14:paraId="3CE6B193" w14:textId="77777777" w:rsidR="00E87155" w:rsidRDefault="00E87155" w:rsidP="0001751D">
      <w:pPr>
        <w:rPr>
          <w:rtl/>
        </w:rPr>
      </w:pPr>
    </w:p>
    <w:p w14:paraId="79373774" w14:textId="77777777" w:rsidR="00E87155" w:rsidRDefault="00E87155" w:rsidP="0001751D">
      <w:pPr>
        <w:rPr>
          <w:rtl/>
        </w:rPr>
      </w:pPr>
    </w:p>
    <w:p w14:paraId="5657624A" w14:textId="77777777" w:rsidR="00E87155" w:rsidRDefault="00E87155" w:rsidP="0001751D">
      <w:pPr>
        <w:rPr>
          <w:rtl/>
        </w:rPr>
      </w:pPr>
    </w:p>
    <w:p w14:paraId="7162822D" w14:textId="77777777" w:rsidR="00E87155" w:rsidRDefault="00E87155" w:rsidP="0001751D">
      <w:pPr>
        <w:rPr>
          <w:rtl/>
        </w:rPr>
      </w:pPr>
    </w:p>
    <w:p w14:paraId="6B28FB9F" w14:textId="77777777" w:rsidR="002424C9" w:rsidRDefault="002424C9" w:rsidP="0001751D">
      <w:pPr>
        <w:rPr>
          <w:rtl/>
        </w:rPr>
      </w:pPr>
    </w:p>
    <w:p w14:paraId="1E49E598" w14:textId="77777777" w:rsidR="002424C9" w:rsidRDefault="002424C9" w:rsidP="0001751D">
      <w:pPr>
        <w:rPr>
          <w:rtl/>
        </w:rPr>
      </w:pPr>
    </w:p>
    <w:tbl>
      <w:tblPr>
        <w:tblW w:w="5000" w:type="pct"/>
        <w:shd w:val="clear" w:color="auto" w:fill="FFFFFF"/>
        <w:tblCellMar>
          <w:left w:w="0" w:type="dxa"/>
          <w:right w:w="0" w:type="dxa"/>
        </w:tblCellMar>
        <w:tblLook w:val="04A0" w:firstRow="1" w:lastRow="0" w:firstColumn="1" w:lastColumn="0" w:noHBand="0" w:noVBand="1"/>
      </w:tblPr>
      <w:tblGrid>
        <w:gridCol w:w="1658"/>
        <w:gridCol w:w="6632"/>
      </w:tblGrid>
      <w:tr w:rsidR="007A4F18" w14:paraId="6F9AF689" w14:textId="77777777" w:rsidTr="00182145">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3F9C22D" w14:textId="77777777" w:rsidR="007A4F18" w:rsidRDefault="007A4F18" w:rsidP="00182145">
            <w:pPr>
              <w:pStyle w:val="3"/>
              <w:bidi w:val="0"/>
              <w:rPr>
                <w:rFonts w:eastAsia="Times New Roman"/>
                <w:sz w:val="27"/>
                <w:szCs w:val="27"/>
              </w:rPr>
            </w:pPr>
            <w:r>
              <w:rPr>
                <w:rFonts w:eastAsia="Times New Roman"/>
              </w:rPr>
              <w:t>[SO-4] </w:t>
            </w:r>
            <w:hyperlink r:id="rId21" w:history="1">
              <w:r>
                <w:rPr>
                  <w:rStyle w:val="Hyperlink"/>
                  <w:rFonts w:eastAsia="Times New Roman"/>
                  <w:rtl/>
                </w:rPr>
                <w:t>התיאור של המוצר בסל קניות חתוך</w:t>
              </w:r>
              <w:r>
                <w:rPr>
                  <w:rStyle w:val="Hyperlink"/>
                  <w:rFonts w:eastAsia="Times New Roman"/>
                </w:rPr>
                <w:t>.</w:t>
              </w:r>
            </w:hyperlink>
            <w:r>
              <w:rPr>
                <w:rFonts w:eastAsia="Times New Roman"/>
              </w:rPr>
              <w:t xml:space="preserve"> </w:t>
            </w:r>
          </w:p>
        </w:tc>
      </w:tr>
      <w:tr w:rsidR="007A4F18" w14:paraId="26FD5B97"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6F0DCD5" w14:textId="77777777" w:rsidR="007A4F18" w:rsidRDefault="007A4F18" w:rsidP="00182145">
            <w:pPr>
              <w:bidi w:val="0"/>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54A2FC" w14:textId="77777777" w:rsidR="007A4F18" w:rsidRDefault="007A4F18" w:rsidP="00182145">
            <w:pPr>
              <w:bidi w:val="0"/>
              <w:rPr>
                <w:rFonts w:eastAsia="Times New Roman"/>
              </w:rPr>
            </w:pPr>
            <w:r>
              <w:rPr>
                <w:rFonts w:eastAsia="Times New Roman"/>
              </w:rPr>
              <w:t>To Do</w:t>
            </w:r>
          </w:p>
        </w:tc>
      </w:tr>
      <w:tr w:rsidR="007A4F18" w14:paraId="631FE96B"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AF729E" w14:textId="77777777" w:rsidR="007A4F18" w:rsidRDefault="007A4F18" w:rsidP="00182145">
            <w:pPr>
              <w:bidi w:val="0"/>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CCF6AB" w14:textId="77777777" w:rsidR="007A4F18" w:rsidRDefault="007A4F18" w:rsidP="00182145">
            <w:pPr>
              <w:bidi w:val="0"/>
              <w:rPr>
                <w:rFonts w:eastAsia="Times New Roman"/>
              </w:rPr>
            </w:pPr>
            <w:hyperlink r:id="rId22" w:history="1">
              <w:proofErr w:type="spellStart"/>
              <w:r>
                <w:rPr>
                  <w:rStyle w:val="Hyperlink"/>
                  <w:rFonts w:eastAsia="Times New Roman"/>
                </w:rPr>
                <w:t>Shufersal</w:t>
              </w:r>
              <w:proofErr w:type="spellEnd"/>
              <w:r>
                <w:rPr>
                  <w:rStyle w:val="Hyperlink"/>
                  <w:rFonts w:eastAsia="Times New Roman"/>
                </w:rPr>
                <w:t xml:space="preserve"> Online</w:t>
              </w:r>
            </w:hyperlink>
          </w:p>
        </w:tc>
      </w:tr>
      <w:tr w:rsidR="007A4F18" w14:paraId="2EBBA2A7"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4A8BE8" w14:textId="77777777" w:rsidR="007A4F18" w:rsidRDefault="007A4F18" w:rsidP="00182145">
            <w:pPr>
              <w:bidi w:val="0"/>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E61B8B" w14:textId="77777777" w:rsidR="007A4F18" w:rsidRDefault="007A4F18" w:rsidP="00182145">
            <w:pPr>
              <w:bidi w:val="0"/>
              <w:rPr>
                <w:rFonts w:eastAsia="Times New Roman"/>
              </w:rPr>
            </w:pPr>
            <w:r>
              <w:rPr>
                <w:rFonts w:eastAsia="Times New Roman"/>
              </w:rPr>
              <w:t xml:space="preserve">None </w:t>
            </w:r>
          </w:p>
        </w:tc>
      </w:tr>
      <w:tr w:rsidR="007A4F18" w14:paraId="685E4D25"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5B9D95" w14:textId="77777777" w:rsidR="007A4F18" w:rsidRDefault="007A4F18" w:rsidP="00182145">
            <w:pPr>
              <w:bidi w:val="0"/>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8B950D2" w14:textId="77777777" w:rsidR="007A4F18" w:rsidRDefault="007A4F18" w:rsidP="00182145">
            <w:pPr>
              <w:bidi w:val="0"/>
              <w:rPr>
                <w:rFonts w:eastAsia="Times New Roman"/>
              </w:rPr>
            </w:pPr>
            <w:r>
              <w:rPr>
                <w:rFonts w:eastAsia="Times New Roman"/>
              </w:rPr>
              <w:t xml:space="preserve">None </w:t>
            </w:r>
          </w:p>
        </w:tc>
      </w:tr>
      <w:tr w:rsidR="007A4F18" w14:paraId="6E6A3578"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4C281E0" w14:textId="77777777" w:rsidR="007A4F18" w:rsidRDefault="007A4F18" w:rsidP="00182145">
            <w:pPr>
              <w:bidi w:val="0"/>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FD2466" w14:textId="77777777" w:rsidR="007A4F18" w:rsidRDefault="007A4F18" w:rsidP="00182145">
            <w:pPr>
              <w:bidi w:val="0"/>
              <w:rPr>
                <w:rFonts w:eastAsia="Times New Roman"/>
              </w:rPr>
            </w:pPr>
            <w:r>
              <w:rPr>
                <w:rFonts w:eastAsia="Times New Roman"/>
              </w:rPr>
              <w:t xml:space="preserve">None </w:t>
            </w:r>
          </w:p>
        </w:tc>
      </w:tr>
    </w:tbl>
    <w:p w14:paraId="7B922351" w14:textId="77777777" w:rsidR="007A4F18" w:rsidRDefault="007A4F18" w:rsidP="007A4F18">
      <w:pPr>
        <w:bidi w:val="0"/>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658"/>
        <w:gridCol w:w="2487"/>
        <w:gridCol w:w="1658"/>
        <w:gridCol w:w="2487"/>
      </w:tblGrid>
      <w:tr w:rsidR="007A4F18" w14:paraId="2928593F"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61DBD4" w14:textId="77777777" w:rsidR="007A4F18" w:rsidRDefault="007A4F18" w:rsidP="00182145">
            <w:pPr>
              <w:bidi w:val="0"/>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3B222B" w14:textId="77777777" w:rsidR="007A4F18" w:rsidRDefault="007A4F18" w:rsidP="00182145">
            <w:pPr>
              <w:bidi w:val="0"/>
              <w:rPr>
                <w:rFonts w:eastAsia="Times New Roman"/>
              </w:rPr>
            </w:pPr>
            <w:r>
              <w:rPr>
                <w:rFonts w:eastAsia="Times New Roman"/>
              </w:rPr>
              <w:t xml:space="preserve">Bug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89A9068" w14:textId="77777777" w:rsidR="007A4F18" w:rsidRDefault="007A4F18" w:rsidP="00182145">
            <w:pPr>
              <w:bidi w:val="0"/>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CA2B5E2" w14:textId="77777777" w:rsidR="007A4F18" w:rsidRDefault="007A4F18" w:rsidP="00182145">
            <w:pPr>
              <w:bidi w:val="0"/>
              <w:rPr>
                <w:rFonts w:eastAsia="Times New Roman"/>
              </w:rPr>
            </w:pPr>
            <w:r>
              <w:rPr>
                <w:rFonts w:eastAsia="Times New Roman"/>
              </w:rPr>
              <w:t xml:space="preserve">Medium </w:t>
            </w:r>
          </w:p>
        </w:tc>
      </w:tr>
      <w:tr w:rsidR="007A4F18" w14:paraId="747A5AB1"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BF49DEE" w14:textId="77777777" w:rsidR="007A4F18" w:rsidRDefault="007A4F18" w:rsidP="00182145">
            <w:pPr>
              <w:bidi w:val="0"/>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5B7759" w14:textId="77777777" w:rsidR="007A4F18" w:rsidRDefault="007A4F18" w:rsidP="00182145">
            <w:pPr>
              <w:bidi w:val="0"/>
              <w:rPr>
                <w:rFonts w:eastAsia="Times New Roman"/>
              </w:rPr>
            </w:pPr>
            <w:hyperlink r:id="rId23" w:history="1">
              <w:r>
                <w:rPr>
                  <w:rStyle w:val="Hyperlink"/>
                  <w:rFonts w:eastAsia="Times New Roman"/>
                </w:rPr>
                <w:t xml:space="preserve">ARGO ITZCHAK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9FE5A89" w14:textId="77777777" w:rsidR="007A4F18" w:rsidRDefault="007A4F18" w:rsidP="00182145">
            <w:pPr>
              <w:bidi w:val="0"/>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DE4255E" w14:textId="77777777" w:rsidR="007A4F18" w:rsidRDefault="007A4F18" w:rsidP="00182145">
            <w:pPr>
              <w:bidi w:val="0"/>
              <w:rPr>
                <w:rFonts w:eastAsia="Times New Roman"/>
              </w:rPr>
            </w:pPr>
            <w:r>
              <w:rPr>
                <w:rFonts w:eastAsia="Times New Roman"/>
              </w:rPr>
              <w:t xml:space="preserve">Unassigned </w:t>
            </w:r>
          </w:p>
        </w:tc>
      </w:tr>
      <w:tr w:rsidR="007A4F18" w14:paraId="7FE23790"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4F62673" w14:textId="77777777" w:rsidR="007A4F18" w:rsidRDefault="007A4F18" w:rsidP="00182145">
            <w:pPr>
              <w:bidi w:val="0"/>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22DBDDA" w14:textId="77777777" w:rsidR="007A4F18" w:rsidRDefault="007A4F18" w:rsidP="00182145">
            <w:pPr>
              <w:bidi w:val="0"/>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FD9373F" w14:textId="77777777" w:rsidR="007A4F18" w:rsidRDefault="007A4F18" w:rsidP="00182145">
            <w:pPr>
              <w:bidi w:val="0"/>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B297108" w14:textId="77777777" w:rsidR="007A4F18" w:rsidRDefault="007A4F18" w:rsidP="00182145">
            <w:pPr>
              <w:bidi w:val="0"/>
              <w:rPr>
                <w:rFonts w:eastAsia="Times New Roman"/>
              </w:rPr>
            </w:pPr>
            <w:r>
              <w:rPr>
                <w:rFonts w:eastAsia="Times New Roman"/>
              </w:rPr>
              <w:t xml:space="preserve">0 </w:t>
            </w:r>
          </w:p>
        </w:tc>
      </w:tr>
      <w:tr w:rsidR="007A4F18" w14:paraId="350FEECB"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7A92AA" w14:textId="77777777" w:rsidR="007A4F18" w:rsidRDefault="007A4F18" w:rsidP="00182145">
            <w:pPr>
              <w:bidi w:val="0"/>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D594746" w14:textId="77777777" w:rsidR="007A4F18" w:rsidRDefault="007A4F18" w:rsidP="00182145">
            <w:pPr>
              <w:bidi w:val="0"/>
              <w:rPr>
                <w:rFonts w:eastAsia="Times New Roman"/>
              </w:rPr>
            </w:pPr>
            <w:r>
              <w:rPr>
                <w:rFonts w:eastAsia="Times New Roman"/>
              </w:rPr>
              <w:t xml:space="preserve">None </w:t>
            </w:r>
          </w:p>
        </w:tc>
      </w:tr>
      <w:tr w:rsidR="007A4F18" w14:paraId="1B5793A6"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F48BB96" w14:textId="77777777" w:rsidR="007A4F18" w:rsidRDefault="007A4F18" w:rsidP="00182145">
            <w:pPr>
              <w:bidi w:val="0"/>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4513B2A" w14:textId="77777777" w:rsidR="007A4F18" w:rsidRDefault="007A4F18" w:rsidP="00182145">
            <w:pPr>
              <w:bidi w:val="0"/>
              <w:rPr>
                <w:rFonts w:eastAsia="Times New Roman"/>
              </w:rPr>
            </w:pPr>
            <w:r>
              <w:rPr>
                <w:rFonts w:eastAsia="Times New Roman"/>
              </w:rPr>
              <w:t xml:space="preserve">Not Specified </w:t>
            </w:r>
          </w:p>
        </w:tc>
      </w:tr>
      <w:tr w:rsidR="007A4F18" w14:paraId="7367C6DE"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C81589" w14:textId="77777777" w:rsidR="007A4F18" w:rsidRDefault="007A4F18" w:rsidP="00182145">
            <w:pPr>
              <w:bidi w:val="0"/>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BEECE28" w14:textId="77777777" w:rsidR="007A4F18" w:rsidRDefault="007A4F18" w:rsidP="00182145">
            <w:pPr>
              <w:bidi w:val="0"/>
              <w:rPr>
                <w:rFonts w:eastAsia="Times New Roman"/>
              </w:rPr>
            </w:pPr>
            <w:r>
              <w:rPr>
                <w:rFonts w:eastAsia="Times New Roman"/>
              </w:rPr>
              <w:t xml:space="preserve">Not Specified </w:t>
            </w:r>
          </w:p>
        </w:tc>
      </w:tr>
      <w:tr w:rsidR="007A4F18" w14:paraId="7A382DB4"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F4539E4" w14:textId="77777777" w:rsidR="007A4F18" w:rsidRDefault="007A4F18" w:rsidP="00182145">
            <w:pPr>
              <w:bidi w:val="0"/>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DCADAC9" w14:textId="77777777" w:rsidR="007A4F18" w:rsidRDefault="007A4F18" w:rsidP="00182145">
            <w:pPr>
              <w:bidi w:val="0"/>
              <w:rPr>
                <w:rFonts w:eastAsia="Times New Roman"/>
              </w:rPr>
            </w:pPr>
            <w:r>
              <w:rPr>
                <w:rFonts w:eastAsia="Times New Roman"/>
              </w:rPr>
              <w:t xml:space="preserve">Not Specified </w:t>
            </w:r>
          </w:p>
        </w:tc>
      </w:tr>
      <w:tr w:rsidR="007A4F18" w14:paraId="66CDC854"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3E46AE" w14:textId="77777777" w:rsidR="007A4F18" w:rsidRDefault="007A4F18" w:rsidP="00182145">
            <w:pPr>
              <w:bidi w:val="0"/>
              <w:rPr>
                <w:rFonts w:eastAsia="Times New Roman"/>
              </w:rPr>
            </w:pPr>
            <w:r>
              <w:rPr>
                <w:rFonts w:eastAsia="Times New Roman"/>
                <w:b/>
                <w:bCs/>
              </w:rPr>
              <w:t>Environment:</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82A5774" w14:textId="77777777" w:rsidR="007A4F18" w:rsidRDefault="007A4F18" w:rsidP="00182145">
            <w:pPr>
              <w:pStyle w:val="NormalWeb"/>
            </w:pPr>
            <w:ins w:id="0" w:author="Unknown">
              <w:r>
                <w:rPr>
                  <w:b/>
                  <w:bCs/>
                  <w:rtl/>
                </w:rPr>
                <w:t>דפדפן</w:t>
              </w:r>
              <w:r>
                <w:rPr>
                  <w:b/>
                  <w:bCs/>
                </w:rPr>
                <w:t xml:space="preserve"> CHROME</w:t>
              </w:r>
            </w:ins>
          </w:p>
          <w:p w14:paraId="3B69D99A" w14:textId="77777777" w:rsidR="007A4F18" w:rsidRDefault="007A4F18" w:rsidP="00182145">
            <w:pPr>
              <w:pStyle w:val="NormalWeb"/>
            </w:pPr>
            <w:ins w:id="1" w:author="Unknown">
              <w:r>
                <w:rPr>
                  <w:b/>
                  <w:bCs/>
                  <w:rtl/>
                </w:rPr>
                <w:t>גרסה 143.0.3650.8</w:t>
              </w:r>
            </w:ins>
          </w:p>
        </w:tc>
      </w:tr>
    </w:tbl>
    <w:p w14:paraId="7F8B211E" w14:textId="77777777" w:rsidR="007A4F18" w:rsidRDefault="007A4F18" w:rsidP="007A4F18">
      <w:pPr>
        <w:bidi w:val="0"/>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658"/>
        <w:gridCol w:w="6632"/>
      </w:tblGrid>
      <w:tr w:rsidR="007A4F18" w14:paraId="57D054F8"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7827D9A" w14:textId="77777777" w:rsidR="007A4F18" w:rsidRDefault="007A4F18" w:rsidP="00182145">
            <w:pPr>
              <w:bidi w:val="0"/>
              <w:rPr>
                <w:rFonts w:eastAsia="Times New Roman"/>
              </w:rPr>
            </w:pPr>
            <w:r>
              <w:rPr>
                <w:rFonts w:eastAsia="Times New Roman"/>
                <w:b/>
                <w:bCs/>
              </w:rPr>
              <w:lastRenderedPageBreak/>
              <w:t>Attachments:</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419409C" w14:textId="77777777" w:rsidR="007A4F18" w:rsidRDefault="007A4F18" w:rsidP="00182145">
            <w:pPr>
              <w:bidi w:val="0"/>
              <w:rPr>
                <w:rFonts w:eastAsia="Times New Roman"/>
              </w:rPr>
            </w:pPr>
            <w:r>
              <w:rPr>
                <w:noProof/>
              </w:rPr>
              <w:drawing>
                <wp:inline distT="0" distB="0" distL="0" distR="0" wp14:anchorId="11B8FAC5" wp14:editId="00790F3E">
                  <wp:extent cx="3409950" cy="3956050"/>
                  <wp:effectExtent l="0" t="0" r="0" b="6350"/>
                  <wp:docPr id="429115236"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09950" cy="3956050"/>
                          </a:xfrm>
                          <a:prstGeom prst="rect">
                            <a:avLst/>
                          </a:prstGeom>
                          <a:noFill/>
                          <a:ln>
                            <a:noFill/>
                          </a:ln>
                        </pic:spPr>
                      </pic:pic>
                    </a:graphicData>
                  </a:graphic>
                </wp:inline>
              </w:drawing>
            </w:r>
          </w:p>
        </w:tc>
      </w:tr>
    </w:tbl>
    <w:p w14:paraId="6E58A60D" w14:textId="77777777" w:rsidR="007A4F18" w:rsidRDefault="007A4F18" w:rsidP="007A4F18">
      <w:pPr>
        <w:bidi w:val="0"/>
        <w:rPr>
          <w:rFonts w:eastAsia="Times New Roman"/>
        </w:rPr>
      </w:pPr>
    </w:p>
    <w:tbl>
      <w:tblPr>
        <w:tblW w:w="4950" w:type="pct"/>
        <w:jc w:val="center"/>
        <w:tblCellSpacing w:w="0" w:type="dxa"/>
        <w:tblCellMar>
          <w:top w:w="20" w:type="dxa"/>
          <w:left w:w="20" w:type="dxa"/>
          <w:bottom w:w="20" w:type="dxa"/>
          <w:right w:w="20" w:type="dxa"/>
        </w:tblCellMar>
        <w:tblLook w:val="04A0" w:firstRow="1" w:lastRow="0" w:firstColumn="1" w:lastColumn="0" w:noHBand="0" w:noVBand="1"/>
      </w:tblPr>
      <w:tblGrid>
        <w:gridCol w:w="8223"/>
      </w:tblGrid>
      <w:tr w:rsidR="00F77877" w14:paraId="13ED8CC9" w14:textId="77777777" w:rsidTr="00F77877">
        <w:trPr>
          <w:tblCellSpacing w:w="0" w:type="dxa"/>
          <w:jc w:val="center"/>
        </w:trPr>
        <w:tc>
          <w:tcPr>
            <w:tcW w:w="0" w:type="auto"/>
            <w:vAlign w:val="center"/>
          </w:tcPr>
          <w:p w14:paraId="14336581" w14:textId="6A7D3DE1" w:rsidR="00F77877" w:rsidRPr="007A4F18" w:rsidRDefault="00F77877" w:rsidP="00F77877">
            <w:pPr>
              <w:pStyle w:val="NormalWeb"/>
              <w:jc w:val="right"/>
              <w:rPr>
                <w:sz w:val="36"/>
                <w:szCs w:val="36"/>
                <w:u w:val="single"/>
              </w:rPr>
            </w:pPr>
            <w:r w:rsidRPr="007A4F18">
              <w:rPr>
                <w:b/>
                <w:bCs/>
                <w:sz w:val="36"/>
                <w:szCs w:val="36"/>
                <w:u w:val="single"/>
                <w:rtl/>
              </w:rPr>
              <w:t>שלבים לשחזור</w:t>
            </w:r>
            <w:r w:rsidR="00A65788">
              <w:rPr>
                <w:rFonts w:hint="cs"/>
                <w:b/>
                <w:bCs/>
                <w:sz w:val="36"/>
                <w:szCs w:val="36"/>
                <w:u w:val="single"/>
                <w:rtl/>
              </w:rPr>
              <w:t>:</w:t>
            </w:r>
          </w:p>
          <w:p w14:paraId="12C9BF1D" w14:textId="02CF06C5" w:rsidR="00F77877" w:rsidRPr="007A4F18" w:rsidRDefault="00F77877" w:rsidP="00F77877">
            <w:pPr>
              <w:pStyle w:val="NormalWeb"/>
              <w:jc w:val="right"/>
              <w:rPr>
                <w:sz w:val="36"/>
                <w:szCs w:val="36"/>
              </w:rPr>
            </w:pPr>
            <w:r>
              <w:rPr>
                <w:rFonts w:hint="cs"/>
                <w:sz w:val="36"/>
                <w:szCs w:val="36"/>
                <w:rtl/>
              </w:rPr>
              <w:t xml:space="preserve">1. </w:t>
            </w:r>
            <w:r w:rsidRPr="007A4F18">
              <w:rPr>
                <w:sz w:val="36"/>
                <w:szCs w:val="36"/>
                <w:rtl/>
              </w:rPr>
              <w:t>לה</w:t>
            </w:r>
            <w:r>
              <w:rPr>
                <w:rFonts w:hint="cs"/>
                <w:sz w:val="36"/>
                <w:szCs w:val="36"/>
                <w:rtl/>
              </w:rPr>
              <w:t>י</w:t>
            </w:r>
            <w:r w:rsidRPr="007A4F18">
              <w:rPr>
                <w:sz w:val="36"/>
                <w:szCs w:val="36"/>
                <w:rtl/>
              </w:rPr>
              <w:t>כנס לאתר שופרסל אונליין</w:t>
            </w:r>
          </w:p>
          <w:p w14:paraId="60B56651" w14:textId="76570105" w:rsidR="00F77877" w:rsidRPr="007A4F18" w:rsidRDefault="00F77877" w:rsidP="00F77877">
            <w:pPr>
              <w:pStyle w:val="NormalWeb"/>
              <w:jc w:val="right"/>
              <w:rPr>
                <w:sz w:val="36"/>
                <w:szCs w:val="36"/>
              </w:rPr>
            </w:pPr>
            <w:r>
              <w:rPr>
                <w:rFonts w:hint="cs"/>
                <w:sz w:val="36"/>
                <w:szCs w:val="36"/>
                <w:rtl/>
              </w:rPr>
              <w:t xml:space="preserve">2. </w:t>
            </w:r>
            <w:r w:rsidRPr="007A4F18">
              <w:rPr>
                <w:sz w:val="36"/>
                <w:szCs w:val="36"/>
                <w:rtl/>
              </w:rPr>
              <w:t>נכנסים לקטגוריית בישום</w:t>
            </w:r>
          </w:p>
          <w:p w14:paraId="743E1A8B" w14:textId="7832D9D6" w:rsidR="00F77877" w:rsidRDefault="00F77877" w:rsidP="00F77877">
            <w:pPr>
              <w:pStyle w:val="NormalWeb"/>
              <w:jc w:val="right"/>
              <w:rPr>
                <w:sz w:val="36"/>
                <w:szCs w:val="36"/>
                <w:rtl/>
              </w:rPr>
            </w:pPr>
            <w:r>
              <w:rPr>
                <w:rFonts w:hint="cs"/>
                <w:sz w:val="36"/>
                <w:szCs w:val="36"/>
                <w:rtl/>
              </w:rPr>
              <w:t>3.</w:t>
            </w:r>
            <w:r w:rsidRPr="007A4F18">
              <w:rPr>
                <w:sz w:val="36"/>
                <w:szCs w:val="36"/>
                <w:rtl/>
              </w:rPr>
              <w:t>מוסיפים לסל קניות את המוצר בושם בשם</w:t>
            </w:r>
          </w:p>
          <w:p w14:paraId="2A2326C4" w14:textId="151616E2" w:rsidR="00F77877" w:rsidRPr="007A4F18" w:rsidRDefault="00F77877" w:rsidP="00F77877">
            <w:pPr>
              <w:pStyle w:val="NormalWeb"/>
              <w:jc w:val="right"/>
              <w:rPr>
                <w:sz w:val="36"/>
                <w:szCs w:val="36"/>
              </w:rPr>
            </w:pPr>
            <w:r>
              <w:rPr>
                <w:sz w:val="36"/>
                <w:szCs w:val="36"/>
              </w:rPr>
              <w:t>.</w:t>
            </w:r>
            <w:r w:rsidRPr="007A4F18">
              <w:rPr>
                <w:sz w:val="36"/>
                <w:szCs w:val="36"/>
              </w:rPr>
              <w:t xml:space="preserve"> BLACK CREED </w:t>
            </w:r>
          </w:p>
          <w:p w14:paraId="2192F1EA" w14:textId="5BDE8A97" w:rsidR="00F77877" w:rsidRPr="007A4F18" w:rsidRDefault="00F77877" w:rsidP="00F77877">
            <w:pPr>
              <w:pStyle w:val="NormalWeb"/>
              <w:jc w:val="right"/>
              <w:rPr>
                <w:b/>
                <w:bCs/>
                <w:sz w:val="36"/>
                <w:szCs w:val="36"/>
                <w:u w:val="single"/>
              </w:rPr>
            </w:pPr>
            <w:r w:rsidRPr="007A4F18">
              <w:rPr>
                <w:b/>
                <w:bCs/>
                <w:sz w:val="36"/>
                <w:szCs w:val="36"/>
                <w:u w:val="single"/>
                <w:rtl/>
              </w:rPr>
              <w:t>תוצאה צפויה</w:t>
            </w:r>
            <w:r>
              <w:rPr>
                <w:rFonts w:hint="cs"/>
                <w:b/>
                <w:bCs/>
                <w:sz w:val="36"/>
                <w:szCs w:val="36"/>
                <w:u w:val="single"/>
                <w:rtl/>
              </w:rPr>
              <w:t>:</w:t>
            </w:r>
          </w:p>
          <w:p w14:paraId="1D576724" w14:textId="7D6CA582" w:rsidR="00F77877" w:rsidRPr="007A4F18" w:rsidRDefault="00F77877" w:rsidP="00F77877">
            <w:pPr>
              <w:pStyle w:val="NormalWeb"/>
              <w:jc w:val="right"/>
              <w:rPr>
                <w:sz w:val="36"/>
                <w:szCs w:val="36"/>
                <w:rtl/>
              </w:rPr>
            </w:pPr>
            <w:r>
              <w:rPr>
                <w:rFonts w:hint="cs"/>
                <w:sz w:val="36"/>
                <w:szCs w:val="36"/>
                <w:rtl/>
              </w:rPr>
              <w:t>מ</w:t>
            </w:r>
            <w:r w:rsidRPr="007A4F18">
              <w:rPr>
                <w:sz w:val="36"/>
                <w:szCs w:val="36"/>
                <w:rtl/>
              </w:rPr>
              <w:t>צפה לראות את ה</w:t>
            </w:r>
            <w:r>
              <w:rPr>
                <w:rFonts w:hint="cs"/>
                <w:sz w:val="36"/>
                <w:szCs w:val="36"/>
                <w:rtl/>
              </w:rPr>
              <w:t>תיאור</w:t>
            </w:r>
            <w:r w:rsidRPr="007A4F18">
              <w:rPr>
                <w:sz w:val="36"/>
                <w:szCs w:val="36"/>
                <w:rtl/>
              </w:rPr>
              <w:t xml:space="preserve"> של המוצר בשלמות</w:t>
            </w:r>
            <w:r>
              <w:rPr>
                <w:rFonts w:hint="cs"/>
                <w:sz w:val="36"/>
                <w:szCs w:val="36"/>
                <w:rtl/>
              </w:rPr>
              <w:t>.</w:t>
            </w:r>
          </w:p>
          <w:p w14:paraId="3D1C8E58" w14:textId="10DAC5D9" w:rsidR="00F77877" w:rsidRPr="007A4F18" w:rsidRDefault="00F77877" w:rsidP="00F77877">
            <w:pPr>
              <w:pStyle w:val="NormalWeb"/>
              <w:jc w:val="right"/>
              <w:rPr>
                <w:b/>
                <w:bCs/>
                <w:sz w:val="36"/>
                <w:szCs w:val="36"/>
                <w:u w:val="single"/>
              </w:rPr>
            </w:pPr>
            <w:r w:rsidRPr="007A4F18">
              <w:rPr>
                <w:b/>
                <w:bCs/>
                <w:sz w:val="36"/>
                <w:szCs w:val="36"/>
                <w:u w:val="single"/>
                <w:rtl/>
              </w:rPr>
              <w:t>תוצאה בפועל</w:t>
            </w:r>
            <w:r>
              <w:rPr>
                <w:rFonts w:hint="cs"/>
                <w:b/>
                <w:bCs/>
                <w:sz w:val="36"/>
                <w:szCs w:val="36"/>
                <w:u w:val="single"/>
                <w:rtl/>
              </w:rPr>
              <w:t>:</w:t>
            </w:r>
          </w:p>
          <w:p w14:paraId="0B8D9DA3" w14:textId="77777777" w:rsidR="00F77877" w:rsidRPr="007A4F18" w:rsidRDefault="00F77877" w:rsidP="00F77877">
            <w:pPr>
              <w:pStyle w:val="NormalWeb"/>
              <w:jc w:val="right"/>
              <w:rPr>
                <w:sz w:val="36"/>
                <w:szCs w:val="36"/>
                <w:rtl/>
              </w:rPr>
            </w:pPr>
            <w:r>
              <w:rPr>
                <w:rFonts w:hint="cs"/>
                <w:sz w:val="36"/>
                <w:szCs w:val="36"/>
                <w:rtl/>
              </w:rPr>
              <w:t>לא רואים את התיאור של המוצר בשלמותו בסל קניות.</w:t>
            </w:r>
          </w:p>
          <w:p w14:paraId="16960293" w14:textId="4F769B5F" w:rsidR="00F77877" w:rsidRDefault="00F77877" w:rsidP="00F77877">
            <w:pPr>
              <w:bidi w:val="0"/>
              <w:jc w:val="center"/>
              <w:rPr>
                <w:rFonts w:eastAsia="Times New Roman"/>
              </w:rPr>
            </w:pPr>
          </w:p>
        </w:tc>
      </w:tr>
    </w:tbl>
    <w:p w14:paraId="1B3EA428" w14:textId="77777777" w:rsidR="007A4F18" w:rsidRDefault="007A4F18" w:rsidP="007A4F18">
      <w:pPr>
        <w:rPr>
          <w:rFonts w:eastAsia="Times New Roman"/>
          <w:vanish/>
        </w:rPr>
      </w:pPr>
    </w:p>
    <w:p w14:paraId="11140A4C" w14:textId="77777777" w:rsidR="00E87155" w:rsidRDefault="00E87155" w:rsidP="0001751D">
      <w:pPr>
        <w:rPr>
          <w:rtl/>
        </w:rPr>
      </w:pPr>
    </w:p>
    <w:p w14:paraId="48DBB09E" w14:textId="77777777" w:rsidR="007A4F18" w:rsidRDefault="007A4F18" w:rsidP="0001751D">
      <w:pPr>
        <w:rPr>
          <w:rtl/>
        </w:rPr>
      </w:pPr>
    </w:p>
    <w:tbl>
      <w:tblPr>
        <w:tblW w:w="5000" w:type="pct"/>
        <w:shd w:val="clear" w:color="auto" w:fill="FFFFFF"/>
        <w:tblCellMar>
          <w:left w:w="0" w:type="dxa"/>
          <w:right w:w="0" w:type="dxa"/>
        </w:tblCellMar>
        <w:tblLook w:val="04A0" w:firstRow="1" w:lastRow="0" w:firstColumn="1" w:lastColumn="0" w:noHBand="0" w:noVBand="1"/>
      </w:tblPr>
      <w:tblGrid>
        <w:gridCol w:w="1658"/>
        <w:gridCol w:w="6632"/>
      </w:tblGrid>
      <w:tr w:rsidR="00030AE4" w14:paraId="1A535F81" w14:textId="77777777" w:rsidTr="00182145">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138147" w14:textId="77777777" w:rsidR="00030AE4" w:rsidRDefault="00030AE4" w:rsidP="00182145">
            <w:pPr>
              <w:pStyle w:val="3"/>
              <w:bidi w:val="0"/>
              <w:rPr>
                <w:rFonts w:eastAsia="Times New Roman"/>
                <w:sz w:val="27"/>
                <w:szCs w:val="27"/>
              </w:rPr>
            </w:pPr>
            <w:r>
              <w:rPr>
                <w:rFonts w:eastAsia="Times New Roman"/>
              </w:rPr>
              <w:t>[SO-5] </w:t>
            </w:r>
            <w:hyperlink r:id="rId25" w:history="1">
              <w:r>
                <w:rPr>
                  <w:rStyle w:val="Hyperlink"/>
                  <w:rFonts w:eastAsia="Times New Roman"/>
                  <w:rtl/>
                </w:rPr>
                <w:t>שמוסיפים מוצר נוסף לסל קניות התמונה נחתכת</w:t>
              </w:r>
              <w:r>
                <w:rPr>
                  <w:rStyle w:val="Hyperlink"/>
                  <w:rFonts w:eastAsia="Times New Roman"/>
                </w:rPr>
                <w:t>.</w:t>
              </w:r>
            </w:hyperlink>
            <w:r>
              <w:rPr>
                <w:rFonts w:eastAsia="Times New Roman"/>
              </w:rPr>
              <w:t xml:space="preserve"> </w:t>
            </w:r>
          </w:p>
        </w:tc>
      </w:tr>
      <w:tr w:rsidR="00030AE4" w14:paraId="1A82EDF2"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83A21F" w14:textId="77777777" w:rsidR="00030AE4" w:rsidRDefault="00030AE4" w:rsidP="00182145">
            <w:pPr>
              <w:bidi w:val="0"/>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EF32F6" w14:textId="77777777" w:rsidR="00030AE4" w:rsidRDefault="00030AE4" w:rsidP="00182145">
            <w:pPr>
              <w:bidi w:val="0"/>
              <w:rPr>
                <w:rFonts w:eastAsia="Times New Roman"/>
              </w:rPr>
            </w:pPr>
            <w:r>
              <w:rPr>
                <w:rFonts w:eastAsia="Times New Roman"/>
              </w:rPr>
              <w:t>To Do</w:t>
            </w:r>
          </w:p>
        </w:tc>
      </w:tr>
      <w:tr w:rsidR="00030AE4" w14:paraId="66094C1B"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EF29F1" w14:textId="77777777" w:rsidR="00030AE4" w:rsidRDefault="00030AE4" w:rsidP="00182145">
            <w:pPr>
              <w:bidi w:val="0"/>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28D1E7" w14:textId="77777777" w:rsidR="00030AE4" w:rsidRDefault="00030AE4" w:rsidP="00182145">
            <w:pPr>
              <w:bidi w:val="0"/>
              <w:rPr>
                <w:rFonts w:eastAsia="Times New Roman"/>
              </w:rPr>
            </w:pPr>
            <w:hyperlink r:id="rId26" w:history="1">
              <w:proofErr w:type="spellStart"/>
              <w:r>
                <w:rPr>
                  <w:rStyle w:val="Hyperlink"/>
                  <w:rFonts w:eastAsia="Times New Roman"/>
                </w:rPr>
                <w:t>Shufersal</w:t>
              </w:r>
              <w:proofErr w:type="spellEnd"/>
              <w:r>
                <w:rPr>
                  <w:rStyle w:val="Hyperlink"/>
                  <w:rFonts w:eastAsia="Times New Roman"/>
                </w:rPr>
                <w:t xml:space="preserve"> Online</w:t>
              </w:r>
            </w:hyperlink>
          </w:p>
        </w:tc>
      </w:tr>
      <w:tr w:rsidR="00030AE4" w14:paraId="11E6B0AF"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B982B3" w14:textId="77777777" w:rsidR="00030AE4" w:rsidRDefault="00030AE4" w:rsidP="00182145">
            <w:pPr>
              <w:bidi w:val="0"/>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D7CD2B" w14:textId="77777777" w:rsidR="00030AE4" w:rsidRDefault="00030AE4" w:rsidP="00182145">
            <w:pPr>
              <w:bidi w:val="0"/>
              <w:rPr>
                <w:rFonts w:eastAsia="Times New Roman"/>
              </w:rPr>
            </w:pPr>
            <w:r>
              <w:rPr>
                <w:rFonts w:eastAsia="Times New Roman"/>
              </w:rPr>
              <w:t xml:space="preserve">None </w:t>
            </w:r>
          </w:p>
        </w:tc>
      </w:tr>
      <w:tr w:rsidR="00030AE4" w14:paraId="07BA8C61"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14D6AE" w14:textId="77777777" w:rsidR="00030AE4" w:rsidRDefault="00030AE4" w:rsidP="00182145">
            <w:pPr>
              <w:bidi w:val="0"/>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C7CB863" w14:textId="77777777" w:rsidR="00030AE4" w:rsidRDefault="00030AE4" w:rsidP="00182145">
            <w:pPr>
              <w:bidi w:val="0"/>
              <w:rPr>
                <w:rFonts w:eastAsia="Times New Roman"/>
              </w:rPr>
            </w:pPr>
            <w:r>
              <w:rPr>
                <w:rFonts w:eastAsia="Times New Roman"/>
              </w:rPr>
              <w:t xml:space="preserve">None </w:t>
            </w:r>
          </w:p>
        </w:tc>
      </w:tr>
      <w:tr w:rsidR="00030AE4" w14:paraId="16E3EEFF"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A8139F" w14:textId="77777777" w:rsidR="00030AE4" w:rsidRDefault="00030AE4" w:rsidP="00182145">
            <w:pPr>
              <w:bidi w:val="0"/>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057EF2" w14:textId="77777777" w:rsidR="00030AE4" w:rsidRDefault="00030AE4" w:rsidP="00182145">
            <w:pPr>
              <w:bidi w:val="0"/>
              <w:rPr>
                <w:rFonts w:eastAsia="Times New Roman"/>
              </w:rPr>
            </w:pPr>
            <w:r>
              <w:rPr>
                <w:rFonts w:eastAsia="Times New Roman"/>
              </w:rPr>
              <w:t xml:space="preserve">None </w:t>
            </w:r>
          </w:p>
        </w:tc>
      </w:tr>
    </w:tbl>
    <w:p w14:paraId="41546163" w14:textId="77777777" w:rsidR="00030AE4" w:rsidRDefault="00030AE4" w:rsidP="00030AE4">
      <w:pPr>
        <w:bidi w:val="0"/>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658"/>
        <w:gridCol w:w="2487"/>
        <w:gridCol w:w="1658"/>
        <w:gridCol w:w="2487"/>
      </w:tblGrid>
      <w:tr w:rsidR="00030AE4" w14:paraId="4E8EAD43"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D28E802" w14:textId="77777777" w:rsidR="00030AE4" w:rsidRDefault="00030AE4" w:rsidP="00182145">
            <w:pPr>
              <w:bidi w:val="0"/>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5974CA" w14:textId="77777777" w:rsidR="00030AE4" w:rsidRDefault="00030AE4" w:rsidP="00182145">
            <w:pPr>
              <w:bidi w:val="0"/>
              <w:rPr>
                <w:rFonts w:eastAsia="Times New Roman"/>
              </w:rPr>
            </w:pPr>
            <w:r>
              <w:rPr>
                <w:rFonts w:eastAsia="Times New Roman"/>
              </w:rPr>
              <w:t xml:space="preserve">Bug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E2179D" w14:textId="77777777" w:rsidR="00030AE4" w:rsidRDefault="00030AE4" w:rsidP="00182145">
            <w:pPr>
              <w:bidi w:val="0"/>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3B0BEA6" w14:textId="77777777" w:rsidR="00030AE4" w:rsidRDefault="00030AE4" w:rsidP="00182145">
            <w:pPr>
              <w:bidi w:val="0"/>
              <w:rPr>
                <w:rFonts w:eastAsia="Times New Roman"/>
              </w:rPr>
            </w:pPr>
            <w:r>
              <w:rPr>
                <w:rFonts w:eastAsia="Times New Roman"/>
              </w:rPr>
              <w:t xml:space="preserve">Medium </w:t>
            </w:r>
          </w:p>
        </w:tc>
      </w:tr>
      <w:tr w:rsidR="00030AE4" w14:paraId="261B26D6"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99BDB4" w14:textId="77777777" w:rsidR="00030AE4" w:rsidRDefault="00030AE4" w:rsidP="00182145">
            <w:pPr>
              <w:bidi w:val="0"/>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0F7E7A" w14:textId="77777777" w:rsidR="00030AE4" w:rsidRDefault="00030AE4" w:rsidP="00182145">
            <w:pPr>
              <w:bidi w:val="0"/>
              <w:rPr>
                <w:rFonts w:eastAsia="Times New Roman"/>
              </w:rPr>
            </w:pPr>
            <w:hyperlink r:id="rId27" w:history="1">
              <w:r>
                <w:rPr>
                  <w:rStyle w:val="Hyperlink"/>
                  <w:rFonts w:eastAsia="Times New Roman"/>
                </w:rPr>
                <w:t xml:space="preserve">ARGO ITZCHAK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73F13A" w14:textId="77777777" w:rsidR="00030AE4" w:rsidRDefault="00030AE4" w:rsidP="00182145">
            <w:pPr>
              <w:bidi w:val="0"/>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AFA0EEB" w14:textId="77777777" w:rsidR="00030AE4" w:rsidRDefault="00030AE4" w:rsidP="00182145">
            <w:pPr>
              <w:bidi w:val="0"/>
              <w:rPr>
                <w:rFonts w:eastAsia="Times New Roman"/>
              </w:rPr>
            </w:pPr>
            <w:r>
              <w:rPr>
                <w:rFonts w:eastAsia="Times New Roman"/>
              </w:rPr>
              <w:t xml:space="preserve">Unassigned </w:t>
            </w:r>
          </w:p>
        </w:tc>
      </w:tr>
      <w:tr w:rsidR="00030AE4" w14:paraId="08027B57"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AADB4EF" w14:textId="77777777" w:rsidR="00030AE4" w:rsidRDefault="00030AE4" w:rsidP="00182145">
            <w:pPr>
              <w:bidi w:val="0"/>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50322D1" w14:textId="77777777" w:rsidR="00030AE4" w:rsidRDefault="00030AE4" w:rsidP="00182145">
            <w:pPr>
              <w:bidi w:val="0"/>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45B9EA5" w14:textId="77777777" w:rsidR="00030AE4" w:rsidRDefault="00030AE4" w:rsidP="00182145">
            <w:pPr>
              <w:bidi w:val="0"/>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9E1D704" w14:textId="77777777" w:rsidR="00030AE4" w:rsidRDefault="00030AE4" w:rsidP="00182145">
            <w:pPr>
              <w:bidi w:val="0"/>
              <w:rPr>
                <w:rFonts w:eastAsia="Times New Roman"/>
              </w:rPr>
            </w:pPr>
            <w:r>
              <w:rPr>
                <w:rFonts w:eastAsia="Times New Roman"/>
              </w:rPr>
              <w:t xml:space="preserve">0 </w:t>
            </w:r>
          </w:p>
        </w:tc>
      </w:tr>
      <w:tr w:rsidR="00030AE4" w14:paraId="06CA57C5"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4265A3" w14:textId="77777777" w:rsidR="00030AE4" w:rsidRDefault="00030AE4" w:rsidP="00182145">
            <w:pPr>
              <w:bidi w:val="0"/>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841FE6D" w14:textId="77777777" w:rsidR="00030AE4" w:rsidRDefault="00030AE4" w:rsidP="00182145">
            <w:pPr>
              <w:bidi w:val="0"/>
              <w:rPr>
                <w:rFonts w:eastAsia="Times New Roman"/>
              </w:rPr>
            </w:pPr>
            <w:r>
              <w:rPr>
                <w:rFonts w:eastAsia="Times New Roman"/>
              </w:rPr>
              <w:t xml:space="preserve">None </w:t>
            </w:r>
          </w:p>
        </w:tc>
      </w:tr>
      <w:tr w:rsidR="00030AE4" w14:paraId="1524F67F"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95CE93" w14:textId="77777777" w:rsidR="00030AE4" w:rsidRDefault="00030AE4" w:rsidP="00182145">
            <w:pPr>
              <w:bidi w:val="0"/>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D22A51B" w14:textId="77777777" w:rsidR="00030AE4" w:rsidRDefault="00030AE4" w:rsidP="00182145">
            <w:pPr>
              <w:bidi w:val="0"/>
              <w:rPr>
                <w:rFonts w:eastAsia="Times New Roman"/>
              </w:rPr>
            </w:pPr>
            <w:r>
              <w:rPr>
                <w:rFonts w:eastAsia="Times New Roman"/>
              </w:rPr>
              <w:t xml:space="preserve">Not Specified </w:t>
            </w:r>
          </w:p>
        </w:tc>
      </w:tr>
      <w:tr w:rsidR="00030AE4" w14:paraId="341A4305"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111903" w14:textId="77777777" w:rsidR="00030AE4" w:rsidRDefault="00030AE4" w:rsidP="00182145">
            <w:pPr>
              <w:bidi w:val="0"/>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8F96EBF" w14:textId="77777777" w:rsidR="00030AE4" w:rsidRDefault="00030AE4" w:rsidP="00182145">
            <w:pPr>
              <w:bidi w:val="0"/>
              <w:rPr>
                <w:rFonts w:eastAsia="Times New Roman"/>
              </w:rPr>
            </w:pPr>
            <w:r>
              <w:rPr>
                <w:rFonts w:eastAsia="Times New Roman"/>
              </w:rPr>
              <w:t xml:space="preserve">Not Specified </w:t>
            </w:r>
          </w:p>
        </w:tc>
      </w:tr>
      <w:tr w:rsidR="00030AE4" w14:paraId="4C83E02D"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E89E20B" w14:textId="77777777" w:rsidR="00030AE4" w:rsidRDefault="00030AE4" w:rsidP="00182145">
            <w:pPr>
              <w:bidi w:val="0"/>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AB1A7EC" w14:textId="77777777" w:rsidR="00030AE4" w:rsidRDefault="00030AE4" w:rsidP="00182145">
            <w:pPr>
              <w:bidi w:val="0"/>
              <w:rPr>
                <w:rFonts w:eastAsia="Times New Roman"/>
              </w:rPr>
            </w:pPr>
            <w:r>
              <w:rPr>
                <w:rFonts w:eastAsia="Times New Roman"/>
              </w:rPr>
              <w:t xml:space="preserve">Not Specified </w:t>
            </w:r>
          </w:p>
        </w:tc>
      </w:tr>
      <w:tr w:rsidR="00030AE4" w14:paraId="37F161C6"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A3BF736" w14:textId="77777777" w:rsidR="00030AE4" w:rsidRDefault="00030AE4" w:rsidP="00182145">
            <w:pPr>
              <w:bidi w:val="0"/>
              <w:rPr>
                <w:rFonts w:eastAsia="Times New Roman"/>
              </w:rPr>
            </w:pPr>
            <w:r>
              <w:rPr>
                <w:rFonts w:eastAsia="Times New Roman"/>
                <w:b/>
                <w:bCs/>
              </w:rPr>
              <w:t>Environment:</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987BCCA" w14:textId="77777777" w:rsidR="00030AE4" w:rsidRDefault="00030AE4" w:rsidP="00182145">
            <w:pPr>
              <w:pStyle w:val="NormalWeb"/>
            </w:pPr>
            <w:ins w:id="2" w:author="Unknown">
              <w:r>
                <w:rPr>
                  <w:b/>
                  <w:bCs/>
                  <w:rtl/>
                </w:rPr>
                <w:t>דפדפן</w:t>
              </w:r>
              <w:r>
                <w:rPr>
                  <w:b/>
                  <w:bCs/>
                </w:rPr>
                <w:t xml:space="preserve"> CHROME</w:t>
              </w:r>
            </w:ins>
          </w:p>
          <w:p w14:paraId="17627A0F" w14:textId="77777777" w:rsidR="00030AE4" w:rsidRDefault="00030AE4" w:rsidP="00182145">
            <w:pPr>
              <w:pStyle w:val="NormalWeb"/>
            </w:pPr>
            <w:ins w:id="3" w:author="Unknown">
              <w:r>
                <w:rPr>
                  <w:b/>
                  <w:bCs/>
                  <w:rtl/>
                </w:rPr>
                <w:t>גרסה 143.0.3650.8</w:t>
              </w:r>
            </w:ins>
          </w:p>
        </w:tc>
      </w:tr>
    </w:tbl>
    <w:p w14:paraId="4240B7FB" w14:textId="77777777" w:rsidR="00030AE4" w:rsidRDefault="00030AE4" w:rsidP="00030AE4">
      <w:pPr>
        <w:bidi w:val="0"/>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658"/>
        <w:gridCol w:w="6632"/>
      </w:tblGrid>
      <w:tr w:rsidR="00030AE4" w14:paraId="230CD440"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7DEE3DC" w14:textId="77777777" w:rsidR="00030AE4" w:rsidRDefault="00030AE4" w:rsidP="00182145">
            <w:pPr>
              <w:bidi w:val="0"/>
              <w:rPr>
                <w:rFonts w:eastAsia="Times New Roman"/>
              </w:rPr>
            </w:pPr>
            <w:r>
              <w:rPr>
                <w:rFonts w:eastAsia="Times New Roman"/>
                <w:b/>
                <w:bCs/>
              </w:rPr>
              <w:lastRenderedPageBreak/>
              <w:t>Attachments:</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D85A4B" w14:textId="77777777" w:rsidR="00030AE4" w:rsidRDefault="00030AE4" w:rsidP="00182145">
            <w:pPr>
              <w:bidi w:val="0"/>
              <w:rPr>
                <w:rFonts w:eastAsia="Times New Roman"/>
              </w:rPr>
            </w:pPr>
            <w:r>
              <w:rPr>
                <w:noProof/>
              </w:rPr>
              <w:drawing>
                <wp:inline distT="0" distB="0" distL="0" distR="0" wp14:anchorId="3F4A6F6D" wp14:editId="25A18164">
                  <wp:extent cx="3619500" cy="4076700"/>
                  <wp:effectExtent l="0" t="0" r="0" b="0"/>
                  <wp:docPr id="1927405103"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19500" cy="4076700"/>
                          </a:xfrm>
                          <a:prstGeom prst="rect">
                            <a:avLst/>
                          </a:prstGeom>
                          <a:noFill/>
                          <a:ln>
                            <a:noFill/>
                          </a:ln>
                        </pic:spPr>
                      </pic:pic>
                    </a:graphicData>
                  </a:graphic>
                </wp:inline>
              </w:drawing>
            </w:r>
          </w:p>
        </w:tc>
      </w:tr>
    </w:tbl>
    <w:p w14:paraId="3E376F65" w14:textId="77777777" w:rsidR="00030AE4" w:rsidRDefault="00030AE4" w:rsidP="00030AE4">
      <w:pPr>
        <w:bidi w:val="0"/>
        <w:rPr>
          <w:rFonts w:eastAsia="Times New Roman"/>
        </w:rPr>
      </w:pPr>
    </w:p>
    <w:p w14:paraId="05B3B12E" w14:textId="7BE32F9F" w:rsidR="00F77877" w:rsidRPr="00DD4164" w:rsidRDefault="00F77877" w:rsidP="00F77877">
      <w:pPr>
        <w:pStyle w:val="NormalWeb"/>
        <w:jc w:val="right"/>
        <w:rPr>
          <w:b/>
          <w:bCs/>
          <w:sz w:val="36"/>
          <w:szCs w:val="36"/>
          <w:u w:val="single"/>
        </w:rPr>
      </w:pPr>
      <w:r w:rsidRPr="00DD4164">
        <w:rPr>
          <w:b/>
          <w:bCs/>
          <w:sz w:val="36"/>
          <w:szCs w:val="36"/>
          <w:u w:val="single"/>
          <w:rtl/>
        </w:rPr>
        <w:t>צעדים לשחזור</w:t>
      </w:r>
      <w:r>
        <w:rPr>
          <w:rFonts w:hint="cs"/>
          <w:b/>
          <w:bCs/>
          <w:sz w:val="36"/>
          <w:szCs w:val="36"/>
          <w:u w:val="single"/>
          <w:rtl/>
        </w:rPr>
        <w:t>:</w:t>
      </w:r>
    </w:p>
    <w:p w14:paraId="59A0F286" w14:textId="2C16B953" w:rsidR="00F77877" w:rsidRPr="00DD4164" w:rsidRDefault="00F77877" w:rsidP="00F77877">
      <w:pPr>
        <w:pStyle w:val="NormalWeb"/>
        <w:jc w:val="right"/>
        <w:rPr>
          <w:sz w:val="36"/>
          <w:szCs w:val="36"/>
          <w:rtl/>
        </w:rPr>
      </w:pPr>
      <w:r>
        <w:rPr>
          <w:rFonts w:hint="cs"/>
          <w:sz w:val="36"/>
          <w:szCs w:val="36"/>
          <w:rtl/>
        </w:rPr>
        <w:t>1.</w:t>
      </w:r>
      <w:r w:rsidRPr="00DD4164">
        <w:rPr>
          <w:sz w:val="36"/>
          <w:szCs w:val="36"/>
          <w:rtl/>
        </w:rPr>
        <w:t>לה</w:t>
      </w:r>
      <w:r>
        <w:rPr>
          <w:rFonts w:hint="cs"/>
          <w:sz w:val="36"/>
          <w:szCs w:val="36"/>
          <w:rtl/>
        </w:rPr>
        <w:t>י</w:t>
      </w:r>
      <w:r w:rsidRPr="00DD4164">
        <w:rPr>
          <w:sz w:val="36"/>
          <w:szCs w:val="36"/>
          <w:rtl/>
        </w:rPr>
        <w:t>כנס לאתר שו</w:t>
      </w:r>
      <w:r w:rsidRPr="00DD4164">
        <w:rPr>
          <w:rFonts w:hint="cs"/>
          <w:sz w:val="36"/>
          <w:szCs w:val="36"/>
          <w:rtl/>
        </w:rPr>
        <w:t>פ</w:t>
      </w:r>
      <w:r w:rsidRPr="00DD4164">
        <w:rPr>
          <w:sz w:val="36"/>
          <w:szCs w:val="36"/>
          <w:rtl/>
        </w:rPr>
        <w:t>רסל אונליין</w:t>
      </w:r>
    </w:p>
    <w:p w14:paraId="0E84DD18" w14:textId="7E1FFC15" w:rsidR="00F77877" w:rsidRPr="00DD4164" w:rsidRDefault="00F77877" w:rsidP="00F77877">
      <w:pPr>
        <w:pStyle w:val="NormalWeb"/>
        <w:jc w:val="right"/>
        <w:rPr>
          <w:sz w:val="36"/>
          <w:szCs w:val="36"/>
        </w:rPr>
      </w:pPr>
      <w:r>
        <w:rPr>
          <w:rFonts w:hint="cs"/>
          <w:sz w:val="36"/>
          <w:szCs w:val="36"/>
          <w:rtl/>
        </w:rPr>
        <w:t xml:space="preserve">2. </w:t>
      </w:r>
      <w:r w:rsidRPr="00DD4164">
        <w:rPr>
          <w:sz w:val="36"/>
          <w:szCs w:val="36"/>
          <w:rtl/>
        </w:rPr>
        <w:t>נכנסים לקטגוריית רחצה והיגיינה</w:t>
      </w:r>
    </w:p>
    <w:p w14:paraId="1A22901A" w14:textId="6E52EB76" w:rsidR="00F77877" w:rsidRPr="00DD4164" w:rsidRDefault="00F77877" w:rsidP="00F77877">
      <w:pPr>
        <w:pStyle w:val="NormalWeb"/>
        <w:jc w:val="right"/>
        <w:rPr>
          <w:sz w:val="36"/>
          <w:szCs w:val="36"/>
        </w:rPr>
      </w:pPr>
      <w:r w:rsidRPr="00DD4164">
        <w:rPr>
          <w:sz w:val="36"/>
          <w:szCs w:val="36"/>
          <w:rtl/>
        </w:rPr>
        <w:t xml:space="preserve">מוסיפים לסל קניות </w:t>
      </w:r>
      <w:r w:rsidRPr="00DD4164">
        <w:rPr>
          <w:rFonts w:hint="cs"/>
          <w:sz w:val="36"/>
          <w:szCs w:val="36"/>
          <w:rtl/>
        </w:rPr>
        <w:t>דורדוראנט</w:t>
      </w:r>
      <w:r w:rsidRPr="00DD4164">
        <w:rPr>
          <w:sz w:val="36"/>
          <w:szCs w:val="36"/>
          <w:rtl/>
        </w:rPr>
        <w:t xml:space="preserve"> ספרי</w:t>
      </w:r>
      <w:r>
        <w:rPr>
          <w:sz w:val="36"/>
          <w:szCs w:val="36"/>
        </w:rPr>
        <w:t>. 3</w:t>
      </w:r>
    </w:p>
    <w:p w14:paraId="3AFEF9A1" w14:textId="1D4AD979" w:rsidR="00F77877" w:rsidRPr="00DD4164" w:rsidRDefault="00F77877" w:rsidP="00F77877">
      <w:pPr>
        <w:pStyle w:val="NormalWeb"/>
        <w:jc w:val="right"/>
        <w:rPr>
          <w:b/>
          <w:bCs/>
          <w:sz w:val="36"/>
          <w:szCs w:val="36"/>
          <w:u w:val="single"/>
        </w:rPr>
      </w:pPr>
      <w:r w:rsidRPr="00DD4164">
        <w:rPr>
          <w:b/>
          <w:bCs/>
          <w:sz w:val="36"/>
          <w:szCs w:val="36"/>
          <w:u w:val="single"/>
          <w:rtl/>
        </w:rPr>
        <w:t>תוצאה צפויה</w:t>
      </w:r>
      <w:r>
        <w:rPr>
          <w:rFonts w:hint="cs"/>
          <w:b/>
          <w:bCs/>
          <w:sz w:val="36"/>
          <w:szCs w:val="36"/>
          <w:u w:val="single"/>
          <w:rtl/>
        </w:rPr>
        <w:t>:</w:t>
      </w:r>
    </w:p>
    <w:p w14:paraId="62BB7A91" w14:textId="6B45C2E6" w:rsidR="00F77877" w:rsidRPr="00DD4164" w:rsidRDefault="00F77877" w:rsidP="00F77877">
      <w:pPr>
        <w:pStyle w:val="NormalWeb"/>
        <w:jc w:val="right"/>
        <w:rPr>
          <w:sz w:val="36"/>
          <w:szCs w:val="36"/>
        </w:rPr>
      </w:pPr>
      <w:r w:rsidRPr="00DD4164">
        <w:rPr>
          <w:sz w:val="36"/>
          <w:szCs w:val="36"/>
          <w:rtl/>
        </w:rPr>
        <w:t>מצפה שיראו את התמונה שלמה בתיאור</w:t>
      </w:r>
      <w:r>
        <w:rPr>
          <w:rFonts w:hint="cs"/>
          <w:sz w:val="36"/>
          <w:szCs w:val="36"/>
          <w:rtl/>
        </w:rPr>
        <w:t>.</w:t>
      </w:r>
    </w:p>
    <w:p w14:paraId="4D59E7CA" w14:textId="31A3391A" w:rsidR="00F77877" w:rsidRPr="00DD4164" w:rsidRDefault="00F77877" w:rsidP="00F77877">
      <w:pPr>
        <w:pStyle w:val="NormalWeb"/>
        <w:jc w:val="right"/>
        <w:rPr>
          <w:b/>
          <w:bCs/>
          <w:sz w:val="36"/>
          <w:szCs w:val="36"/>
          <w:u w:val="single"/>
        </w:rPr>
      </w:pPr>
      <w:r w:rsidRPr="00DD4164">
        <w:rPr>
          <w:b/>
          <w:bCs/>
          <w:sz w:val="36"/>
          <w:szCs w:val="36"/>
          <w:u w:val="single"/>
          <w:rtl/>
        </w:rPr>
        <w:t>תוצאה בפועל</w:t>
      </w:r>
      <w:r>
        <w:rPr>
          <w:rFonts w:hint="cs"/>
          <w:b/>
          <w:bCs/>
          <w:sz w:val="36"/>
          <w:szCs w:val="36"/>
          <w:u w:val="single"/>
          <w:rtl/>
        </w:rPr>
        <w:t>:</w:t>
      </w:r>
    </w:p>
    <w:p w14:paraId="0D1E056E" w14:textId="5DD263A6" w:rsidR="00F77877" w:rsidRPr="00DD4164" w:rsidRDefault="00F77877" w:rsidP="00F77877">
      <w:pPr>
        <w:pStyle w:val="NormalWeb"/>
        <w:jc w:val="right"/>
        <w:rPr>
          <w:sz w:val="36"/>
          <w:szCs w:val="36"/>
        </w:rPr>
      </w:pPr>
      <w:r w:rsidRPr="00DD4164">
        <w:rPr>
          <w:sz w:val="36"/>
          <w:szCs w:val="36"/>
          <w:rtl/>
        </w:rPr>
        <w:t>התמונה של המוצר נחתכה מלמטה</w:t>
      </w:r>
      <w:r>
        <w:rPr>
          <w:rFonts w:hint="cs"/>
          <w:sz w:val="36"/>
          <w:szCs w:val="36"/>
          <w:rtl/>
        </w:rPr>
        <w:t>.</w:t>
      </w:r>
    </w:p>
    <w:p w14:paraId="4A574041" w14:textId="77777777" w:rsidR="007A4F18" w:rsidRPr="00F77877" w:rsidRDefault="007A4F18" w:rsidP="0001751D">
      <w:pPr>
        <w:rPr>
          <w:rtl/>
        </w:rPr>
      </w:pPr>
    </w:p>
    <w:tbl>
      <w:tblPr>
        <w:tblW w:w="5000" w:type="pct"/>
        <w:shd w:val="clear" w:color="auto" w:fill="FFFFFF"/>
        <w:tblCellMar>
          <w:left w:w="0" w:type="dxa"/>
          <w:right w:w="0" w:type="dxa"/>
        </w:tblCellMar>
        <w:tblLook w:val="04A0" w:firstRow="1" w:lastRow="0" w:firstColumn="1" w:lastColumn="0" w:noHBand="0" w:noVBand="1"/>
      </w:tblPr>
      <w:tblGrid>
        <w:gridCol w:w="1658"/>
        <w:gridCol w:w="6632"/>
      </w:tblGrid>
      <w:tr w:rsidR="00030AE4" w14:paraId="538185B4" w14:textId="77777777" w:rsidTr="00182145">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48CA31" w14:textId="77777777" w:rsidR="00030AE4" w:rsidRDefault="00030AE4" w:rsidP="00182145">
            <w:pPr>
              <w:pStyle w:val="3"/>
              <w:bidi w:val="0"/>
              <w:rPr>
                <w:rFonts w:eastAsia="Times New Roman"/>
                <w:sz w:val="27"/>
                <w:szCs w:val="27"/>
              </w:rPr>
            </w:pPr>
            <w:r>
              <w:rPr>
                <w:rFonts w:eastAsia="Times New Roman"/>
              </w:rPr>
              <w:lastRenderedPageBreak/>
              <w:t>[SO-6] </w:t>
            </w:r>
            <w:hyperlink r:id="rId29" w:history="1">
              <w:r>
                <w:rPr>
                  <w:rStyle w:val="Hyperlink"/>
                  <w:rFonts w:eastAsia="Times New Roman"/>
                  <w:rtl/>
                </w:rPr>
                <w:t>שמוסיפים הרבה מוצרים לסל קניות צריך לגלול כל הזמן בשביל לראות את המוצרים</w:t>
              </w:r>
              <w:r>
                <w:rPr>
                  <w:rStyle w:val="Hyperlink"/>
                  <w:rFonts w:eastAsia="Times New Roman"/>
                </w:rPr>
                <w:t>.</w:t>
              </w:r>
            </w:hyperlink>
            <w:r>
              <w:rPr>
                <w:rFonts w:eastAsia="Times New Roman"/>
              </w:rPr>
              <w:t xml:space="preserve"> </w:t>
            </w:r>
          </w:p>
        </w:tc>
      </w:tr>
      <w:tr w:rsidR="00030AE4" w14:paraId="2DC6F817"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F3244E" w14:textId="77777777" w:rsidR="00030AE4" w:rsidRDefault="00030AE4" w:rsidP="00182145">
            <w:pPr>
              <w:bidi w:val="0"/>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C49CFA" w14:textId="77777777" w:rsidR="00030AE4" w:rsidRDefault="00030AE4" w:rsidP="00182145">
            <w:pPr>
              <w:bidi w:val="0"/>
              <w:rPr>
                <w:rFonts w:eastAsia="Times New Roman"/>
              </w:rPr>
            </w:pPr>
            <w:r>
              <w:rPr>
                <w:rFonts w:eastAsia="Times New Roman"/>
              </w:rPr>
              <w:t>To Do</w:t>
            </w:r>
          </w:p>
        </w:tc>
      </w:tr>
      <w:tr w:rsidR="00030AE4" w14:paraId="12901689"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2858F5" w14:textId="77777777" w:rsidR="00030AE4" w:rsidRDefault="00030AE4" w:rsidP="00182145">
            <w:pPr>
              <w:bidi w:val="0"/>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E9773C" w14:textId="77777777" w:rsidR="00030AE4" w:rsidRDefault="00030AE4" w:rsidP="00182145">
            <w:pPr>
              <w:bidi w:val="0"/>
              <w:rPr>
                <w:rFonts w:eastAsia="Times New Roman"/>
              </w:rPr>
            </w:pPr>
            <w:hyperlink r:id="rId30" w:history="1">
              <w:proofErr w:type="spellStart"/>
              <w:r>
                <w:rPr>
                  <w:rStyle w:val="Hyperlink"/>
                  <w:rFonts w:eastAsia="Times New Roman"/>
                </w:rPr>
                <w:t>Shufersal</w:t>
              </w:r>
              <w:proofErr w:type="spellEnd"/>
              <w:r>
                <w:rPr>
                  <w:rStyle w:val="Hyperlink"/>
                  <w:rFonts w:eastAsia="Times New Roman"/>
                </w:rPr>
                <w:t xml:space="preserve"> Online</w:t>
              </w:r>
            </w:hyperlink>
          </w:p>
        </w:tc>
      </w:tr>
      <w:tr w:rsidR="00030AE4" w14:paraId="6D663B53"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BD422A" w14:textId="77777777" w:rsidR="00030AE4" w:rsidRDefault="00030AE4" w:rsidP="00182145">
            <w:pPr>
              <w:bidi w:val="0"/>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A0082B" w14:textId="77777777" w:rsidR="00030AE4" w:rsidRDefault="00030AE4" w:rsidP="00182145">
            <w:pPr>
              <w:bidi w:val="0"/>
              <w:rPr>
                <w:rFonts w:eastAsia="Times New Roman"/>
              </w:rPr>
            </w:pPr>
            <w:r>
              <w:rPr>
                <w:rFonts w:eastAsia="Times New Roman"/>
              </w:rPr>
              <w:t xml:space="preserve">None </w:t>
            </w:r>
          </w:p>
        </w:tc>
      </w:tr>
      <w:tr w:rsidR="00030AE4" w14:paraId="1DF23212"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FED9F7" w14:textId="77777777" w:rsidR="00030AE4" w:rsidRDefault="00030AE4" w:rsidP="00182145">
            <w:pPr>
              <w:bidi w:val="0"/>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FC811F" w14:textId="77777777" w:rsidR="00030AE4" w:rsidRDefault="00030AE4" w:rsidP="00182145">
            <w:pPr>
              <w:bidi w:val="0"/>
              <w:rPr>
                <w:rFonts w:eastAsia="Times New Roman"/>
              </w:rPr>
            </w:pPr>
            <w:r>
              <w:rPr>
                <w:rFonts w:eastAsia="Times New Roman"/>
              </w:rPr>
              <w:t xml:space="preserve">None </w:t>
            </w:r>
          </w:p>
        </w:tc>
      </w:tr>
      <w:tr w:rsidR="00030AE4" w14:paraId="2B0F965C"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778BAB" w14:textId="77777777" w:rsidR="00030AE4" w:rsidRDefault="00030AE4" w:rsidP="00182145">
            <w:pPr>
              <w:bidi w:val="0"/>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83602A0" w14:textId="77777777" w:rsidR="00030AE4" w:rsidRDefault="00030AE4" w:rsidP="00182145">
            <w:pPr>
              <w:bidi w:val="0"/>
              <w:rPr>
                <w:rFonts w:eastAsia="Times New Roman"/>
              </w:rPr>
            </w:pPr>
            <w:r>
              <w:rPr>
                <w:rFonts w:eastAsia="Times New Roman"/>
              </w:rPr>
              <w:t xml:space="preserve">None </w:t>
            </w:r>
          </w:p>
        </w:tc>
      </w:tr>
    </w:tbl>
    <w:p w14:paraId="1007FFEC" w14:textId="77777777" w:rsidR="00030AE4" w:rsidRDefault="00030AE4" w:rsidP="00030AE4">
      <w:pPr>
        <w:bidi w:val="0"/>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658"/>
        <w:gridCol w:w="2487"/>
        <w:gridCol w:w="1658"/>
        <w:gridCol w:w="2487"/>
      </w:tblGrid>
      <w:tr w:rsidR="00030AE4" w14:paraId="7217A6AA"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DF1B290" w14:textId="77777777" w:rsidR="00030AE4" w:rsidRDefault="00030AE4" w:rsidP="00182145">
            <w:pPr>
              <w:bidi w:val="0"/>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5C1022" w14:textId="77777777" w:rsidR="00030AE4" w:rsidRDefault="00030AE4" w:rsidP="00182145">
            <w:pPr>
              <w:bidi w:val="0"/>
              <w:rPr>
                <w:rFonts w:eastAsia="Times New Roman"/>
              </w:rPr>
            </w:pPr>
            <w:r>
              <w:rPr>
                <w:rFonts w:eastAsia="Times New Roman"/>
              </w:rPr>
              <w:t xml:space="preserve">Bug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E3CFAD" w14:textId="77777777" w:rsidR="00030AE4" w:rsidRDefault="00030AE4" w:rsidP="00182145">
            <w:pPr>
              <w:bidi w:val="0"/>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8A30C33" w14:textId="77777777" w:rsidR="00030AE4" w:rsidRDefault="00030AE4" w:rsidP="00182145">
            <w:pPr>
              <w:bidi w:val="0"/>
              <w:rPr>
                <w:rFonts w:eastAsia="Times New Roman"/>
              </w:rPr>
            </w:pPr>
            <w:r>
              <w:rPr>
                <w:rFonts w:eastAsia="Times New Roman"/>
              </w:rPr>
              <w:t xml:space="preserve">Medium </w:t>
            </w:r>
          </w:p>
        </w:tc>
      </w:tr>
      <w:tr w:rsidR="00030AE4" w14:paraId="2811D096"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61B30F" w14:textId="77777777" w:rsidR="00030AE4" w:rsidRDefault="00030AE4" w:rsidP="00182145">
            <w:pPr>
              <w:bidi w:val="0"/>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1EFE20" w14:textId="77777777" w:rsidR="00030AE4" w:rsidRDefault="00030AE4" w:rsidP="00182145">
            <w:pPr>
              <w:bidi w:val="0"/>
              <w:rPr>
                <w:rFonts w:eastAsia="Times New Roman"/>
              </w:rPr>
            </w:pPr>
            <w:hyperlink r:id="rId31" w:history="1">
              <w:r>
                <w:rPr>
                  <w:rStyle w:val="Hyperlink"/>
                  <w:rFonts w:eastAsia="Times New Roman"/>
                </w:rPr>
                <w:t xml:space="preserve">ARGO ITZCHAK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307C387" w14:textId="77777777" w:rsidR="00030AE4" w:rsidRDefault="00030AE4" w:rsidP="00182145">
            <w:pPr>
              <w:bidi w:val="0"/>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BE4EAD5" w14:textId="77777777" w:rsidR="00030AE4" w:rsidRDefault="00030AE4" w:rsidP="00182145">
            <w:pPr>
              <w:bidi w:val="0"/>
              <w:rPr>
                <w:rFonts w:eastAsia="Times New Roman"/>
              </w:rPr>
            </w:pPr>
            <w:r>
              <w:rPr>
                <w:rFonts w:eastAsia="Times New Roman"/>
              </w:rPr>
              <w:t xml:space="preserve">Unassigned </w:t>
            </w:r>
          </w:p>
        </w:tc>
      </w:tr>
      <w:tr w:rsidR="00030AE4" w14:paraId="7E200F18"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7BD0D9" w14:textId="77777777" w:rsidR="00030AE4" w:rsidRDefault="00030AE4" w:rsidP="00182145">
            <w:pPr>
              <w:bidi w:val="0"/>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F08042C" w14:textId="77777777" w:rsidR="00030AE4" w:rsidRDefault="00030AE4" w:rsidP="00182145">
            <w:pPr>
              <w:bidi w:val="0"/>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950909" w14:textId="77777777" w:rsidR="00030AE4" w:rsidRDefault="00030AE4" w:rsidP="00182145">
            <w:pPr>
              <w:bidi w:val="0"/>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D88A49D" w14:textId="77777777" w:rsidR="00030AE4" w:rsidRDefault="00030AE4" w:rsidP="00182145">
            <w:pPr>
              <w:bidi w:val="0"/>
              <w:rPr>
                <w:rFonts w:eastAsia="Times New Roman"/>
              </w:rPr>
            </w:pPr>
            <w:r>
              <w:rPr>
                <w:rFonts w:eastAsia="Times New Roman"/>
              </w:rPr>
              <w:t xml:space="preserve">0 </w:t>
            </w:r>
          </w:p>
        </w:tc>
      </w:tr>
      <w:tr w:rsidR="00030AE4" w14:paraId="095AF4B5"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EF019DC" w14:textId="77777777" w:rsidR="00030AE4" w:rsidRDefault="00030AE4" w:rsidP="00182145">
            <w:pPr>
              <w:bidi w:val="0"/>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C1CD66D" w14:textId="77777777" w:rsidR="00030AE4" w:rsidRDefault="00030AE4" w:rsidP="00182145">
            <w:pPr>
              <w:bidi w:val="0"/>
              <w:rPr>
                <w:rFonts w:eastAsia="Times New Roman"/>
              </w:rPr>
            </w:pPr>
            <w:r>
              <w:rPr>
                <w:rFonts w:eastAsia="Times New Roman"/>
              </w:rPr>
              <w:t xml:space="preserve">None </w:t>
            </w:r>
          </w:p>
        </w:tc>
      </w:tr>
      <w:tr w:rsidR="00030AE4" w14:paraId="41ADC275"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6A86D2" w14:textId="77777777" w:rsidR="00030AE4" w:rsidRDefault="00030AE4" w:rsidP="00182145">
            <w:pPr>
              <w:bidi w:val="0"/>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EC2C934" w14:textId="77777777" w:rsidR="00030AE4" w:rsidRDefault="00030AE4" w:rsidP="00182145">
            <w:pPr>
              <w:bidi w:val="0"/>
              <w:rPr>
                <w:rFonts w:eastAsia="Times New Roman"/>
              </w:rPr>
            </w:pPr>
            <w:r>
              <w:rPr>
                <w:rFonts w:eastAsia="Times New Roman"/>
              </w:rPr>
              <w:t xml:space="preserve">Not Specified </w:t>
            </w:r>
          </w:p>
        </w:tc>
      </w:tr>
      <w:tr w:rsidR="00030AE4" w14:paraId="794E2437"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209DD8B" w14:textId="77777777" w:rsidR="00030AE4" w:rsidRDefault="00030AE4" w:rsidP="00182145">
            <w:pPr>
              <w:bidi w:val="0"/>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F84EB93" w14:textId="77777777" w:rsidR="00030AE4" w:rsidRDefault="00030AE4" w:rsidP="00182145">
            <w:pPr>
              <w:bidi w:val="0"/>
              <w:rPr>
                <w:rFonts w:eastAsia="Times New Roman"/>
              </w:rPr>
            </w:pPr>
            <w:r>
              <w:rPr>
                <w:rFonts w:eastAsia="Times New Roman"/>
              </w:rPr>
              <w:t xml:space="preserve">Not Specified </w:t>
            </w:r>
          </w:p>
        </w:tc>
      </w:tr>
      <w:tr w:rsidR="00030AE4" w14:paraId="6081C0FA"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5D04C90" w14:textId="77777777" w:rsidR="00030AE4" w:rsidRDefault="00030AE4" w:rsidP="00182145">
            <w:pPr>
              <w:bidi w:val="0"/>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3161072" w14:textId="77777777" w:rsidR="00030AE4" w:rsidRDefault="00030AE4" w:rsidP="00182145">
            <w:pPr>
              <w:bidi w:val="0"/>
              <w:rPr>
                <w:rFonts w:eastAsia="Times New Roman"/>
              </w:rPr>
            </w:pPr>
            <w:r>
              <w:rPr>
                <w:rFonts w:eastAsia="Times New Roman"/>
              </w:rPr>
              <w:t xml:space="preserve">Not Specified </w:t>
            </w:r>
          </w:p>
        </w:tc>
      </w:tr>
      <w:tr w:rsidR="00030AE4" w14:paraId="5747F340"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CD50F4F" w14:textId="77777777" w:rsidR="00030AE4" w:rsidRDefault="00030AE4" w:rsidP="00182145">
            <w:pPr>
              <w:bidi w:val="0"/>
              <w:rPr>
                <w:rFonts w:eastAsia="Times New Roman"/>
              </w:rPr>
            </w:pPr>
            <w:r>
              <w:rPr>
                <w:rFonts w:eastAsia="Times New Roman"/>
                <w:b/>
                <w:bCs/>
              </w:rPr>
              <w:t>Environment:</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B93765" w14:textId="77777777" w:rsidR="00030AE4" w:rsidRDefault="00030AE4" w:rsidP="00182145">
            <w:pPr>
              <w:pStyle w:val="NormalWeb"/>
            </w:pPr>
            <w:ins w:id="4" w:author="Unknown">
              <w:r>
                <w:rPr>
                  <w:b/>
                  <w:bCs/>
                  <w:rtl/>
                </w:rPr>
                <w:t>דפדפן</w:t>
              </w:r>
              <w:r>
                <w:rPr>
                  <w:b/>
                  <w:bCs/>
                </w:rPr>
                <w:t xml:space="preserve"> CHROME</w:t>
              </w:r>
            </w:ins>
          </w:p>
          <w:p w14:paraId="108EF489" w14:textId="77777777" w:rsidR="00030AE4" w:rsidRDefault="00030AE4" w:rsidP="00182145">
            <w:pPr>
              <w:pStyle w:val="NormalWeb"/>
            </w:pPr>
            <w:ins w:id="5" w:author="Unknown">
              <w:r>
                <w:rPr>
                  <w:b/>
                  <w:bCs/>
                  <w:rtl/>
                </w:rPr>
                <w:t>גרסה 143.0.3650.8</w:t>
              </w:r>
            </w:ins>
          </w:p>
        </w:tc>
      </w:tr>
    </w:tbl>
    <w:p w14:paraId="7E4BC306" w14:textId="77777777" w:rsidR="00030AE4" w:rsidRDefault="00030AE4" w:rsidP="00030AE4">
      <w:pPr>
        <w:bidi w:val="0"/>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658"/>
        <w:gridCol w:w="6632"/>
      </w:tblGrid>
      <w:tr w:rsidR="00030AE4" w14:paraId="25F489A8"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85C925" w14:textId="77777777" w:rsidR="00030AE4" w:rsidRDefault="00030AE4" w:rsidP="00182145">
            <w:pPr>
              <w:bidi w:val="0"/>
              <w:rPr>
                <w:rFonts w:eastAsia="Times New Roman"/>
              </w:rPr>
            </w:pPr>
            <w:r>
              <w:rPr>
                <w:rFonts w:eastAsia="Times New Roman"/>
                <w:b/>
                <w:bCs/>
              </w:rPr>
              <w:lastRenderedPageBreak/>
              <w:t>Attachments:</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8275F9" w14:textId="77777777" w:rsidR="00030AE4" w:rsidRDefault="00030AE4" w:rsidP="00182145">
            <w:pPr>
              <w:bidi w:val="0"/>
              <w:rPr>
                <w:rFonts w:eastAsia="Times New Roman"/>
              </w:rPr>
            </w:pPr>
            <w:r>
              <w:rPr>
                <w:noProof/>
              </w:rPr>
              <w:drawing>
                <wp:inline distT="0" distB="0" distL="0" distR="0" wp14:anchorId="3FEDA1A2" wp14:editId="1A5EA88F">
                  <wp:extent cx="3409950" cy="2863850"/>
                  <wp:effectExtent l="0" t="0" r="0" b="0"/>
                  <wp:docPr id="1891895706"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09950" cy="2863850"/>
                          </a:xfrm>
                          <a:prstGeom prst="rect">
                            <a:avLst/>
                          </a:prstGeom>
                          <a:noFill/>
                          <a:ln>
                            <a:noFill/>
                          </a:ln>
                        </pic:spPr>
                      </pic:pic>
                    </a:graphicData>
                  </a:graphic>
                </wp:inline>
              </w:drawing>
            </w:r>
          </w:p>
        </w:tc>
      </w:tr>
    </w:tbl>
    <w:p w14:paraId="3151AE5A" w14:textId="77777777" w:rsidR="00030AE4" w:rsidRDefault="00030AE4" w:rsidP="00F77877">
      <w:pPr>
        <w:bidi w:val="0"/>
        <w:jc w:val="right"/>
        <w:rPr>
          <w:rFonts w:eastAsia="Times New Roman"/>
        </w:rPr>
      </w:pPr>
    </w:p>
    <w:p w14:paraId="3F4494A0" w14:textId="7BDB5641" w:rsidR="00F77877" w:rsidRPr="00C76C08" w:rsidRDefault="00F77877" w:rsidP="00F77877">
      <w:pPr>
        <w:pStyle w:val="NormalWeb"/>
        <w:jc w:val="right"/>
        <w:rPr>
          <w:b/>
          <w:bCs/>
          <w:sz w:val="36"/>
          <w:szCs w:val="36"/>
          <w:u w:val="single"/>
        </w:rPr>
      </w:pPr>
      <w:r w:rsidRPr="00C76C08">
        <w:rPr>
          <w:b/>
          <w:bCs/>
          <w:sz w:val="36"/>
          <w:szCs w:val="36"/>
          <w:u w:val="single"/>
          <w:rtl/>
        </w:rPr>
        <w:t>צעדים לשחזור</w:t>
      </w:r>
      <w:r>
        <w:rPr>
          <w:rFonts w:hint="cs"/>
          <w:b/>
          <w:bCs/>
          <w:sz w:val="36"/>
          <w:szCs w:val="36"/>
          <w:u w:val="single"/>
          <w:rtl/>
        </w:rPr>
        <w:t>:</w:t>
      </w:r>
    </w:p>
    <w:p w14:paraId="45069950" w14:textId="3195EB18" w:rsidR="00F77877" w:rsidRPr="00C76C08" w:rsidRDefault="00F77877" w:rsidP="00F77877">
      <w:pPr>
        <w:pStyle w:val="NormalWeb"/>
        <w:jc w:val="right"/>
        <w:rPr>
          <w:sz w:val="36"/>
          <w:szCs w:val="36"/>
        </w:rPr>
      </w:pPr>
      <w:r w:rsidRPr="00C76C08">
        <w:rPr>
          <w:sz w:val="36"/>
          <w:szCs w:val="36"/>
        </w:rPr>
        <w:t>.</w:t>
      </w:r>
      <w:r>
        <w:rPr>
          <w:rFonts w:hint="cs"/>
          <w:sz w:val="36"/>
          <w:szCs w:val="36"/>
          <w:rtl/>
        </w:rPr>
        <w:t xml:space="preserve">1. </w:t>
      </w:r>
      <w:r w:rsidRPr="00C76C08">
        <w:rPr>
          <w:rFonts w:hint="cs"/>
          <w:sz w:val="36"/>
          <w:szCs w:val="36"/>
          <w:rtl/>
        </w:rPr>
        <w:t>להיכנ</w:t>
      </w:r>
      <w:r w:rsidRPr="00C76C08">
        <w:rPr>
          <w:rFonts w:hint="eastAsia"/>
          <w:sz w:val="36"/>
          <w:szCs w:val="36"/>
          <w:rtl/>
        </w:rPr>
        <w:t>ס</w:t>
      </w:r>
      <w:r w:rsidRPr="00C76C08">
        <w:rPr>
          <w:sz w:val="36"/>
          <w:szCs w:val="36"/>
          <w:rtl/>
        </w:rPr>
        <w:t xml:space="preserve"> לאתר שופרסל</w:t>
      </w:r>
    </w:p>
    <w:p w14:paraId="29346E13" w14:textId="36856E77" w:rsidR="00F77877" w:rsidRPr="00C76C08" w:rsidRDefault="00F77877" w:rsidP="00F77877">
      <w:pPr>
        <w:pStyle w:val="NormalWeb"/>
        <w:jc w:val="right"/>
        <w:rPr>
          <w:sz w:val="36"/>
          <w:szCs w:val="36"/>
        </w:rPr>
      </w:pPr>
      <w:proofErr w:type="gramStart"/>
      <w:r w:rsidRPr="00C76C08">
        <w:rPr>
          <w:sz w:val="36"/>
          <w:szCs w:val="36"/>
        </w:rPr>
        <w:t>.</w:t>
      </w:r>
      <w:r w:rsidRPr="00C76C08">
        <w:rPr>
          <w:sz w:val="36"/>
          <w:szCs w:val="36"/>
          <w:rtl/>
        </w:rPr>
        <w:t>נכנסים</w:t>
      </w:r>
      <w:proofErr w:type="gramEnd"/>
      <w:r w:rsidRPr="00C76C08">
        <w:rPr>
          <w:sz w:val="36"/>
          <w:szCs w:val="36"/>
          <w:rtl/>
        </w:rPr>
        <w:t xml:space="preserve"> לקטגוריית רחצה והיגיינה</w:t>
      </w:r>
      <w:r>
        <w:rPr>
          <w:sz w:val="36"/>
          <w:szCs w:val="36"/>
        </w:rPr>
        <w:t xml:space="preserve"> .2</w:t>
      </w:r>
    </w:p>
    <w:p w14:paraId="5B6FAAD7" w14:textId="68EA1CA6" w:rsidR="00F77877" w:rsidRDefault="00F77877" w:rsidP="00F77877">
      <w:pPr>
        <w:pStyle w:val="NormalWeb"/>
        <w:jc w:val="right"/>
        <w:rPr>
          <w:sz w:val="36"/>
          <w:szCs w:val="36"/>
        </w:rPr>
      </w:pPr>
      <w:r w:rsidRPr="00C76C08">
        <w:rPr>
          <w:sz w:val="36"/>
          <w:szCs w:val="36"/>
        </w:rPr>
        <w:t>.</w:t>
      </w:r>
      <w:r>
        <w:rPr>
          <w:rFonts w:hint="cs"/>
          <w:sz w:val="36"/>
          <w:szCs w:val="36"/>
          <w:rtl/>
        </w:rPr>
        <w:t xml:space="preserve">3. </w:t>
      </w:r>
      <w:r w:rsidRPr="00C76C08">
        <w:rPr>
          <w:sz w:val="36"/>
          <w:szCs w:val="36"/>
          <w:rtl/>
        </w:rPr>
        <w:t xml:space="preserve">מוסיפים </w:t>
      </w:r>
      <w:r>
        <w:rPr>
          <w:rFonts w:hint="cs"/>
          <w:sz w:val="36"/>
          <w:szCs w:val="36"/>
          <w:rtl/>
        </w:rPr>
        <w:t>6</w:t>
      </w:r>
      <w:r w:rsidRPr="00C76C08">
        <w:rPr>
          <w:sz w:val="36"/>
          <w:szCs w:val="36"/>
          <w:rtl/>
        </w:rPr>
        <w:t xml:space="preserve"> מוצרים לא זהים</w:t>
      </w:r>
    </w:p>
    <w:p w14:paraId="65F9CF12" w14:textId="77777777" w:rsidR="00F77877" w:rsidRPr="00C76C08" w:rsidRDefault="00F77877" w:rsidP="00F77877">
      <w:pPr>
        <w:pStyle w:val="NormalWeb"/>
        <w:jc w:val="right"/>
        <w:rPr>
          <w:b/>
          <w:bCs/>
          <w:sz w:val="36"/>
          <w:szCs w:val="36"/>
          <w:u w:val="single"/>
          <w:rtl/>
        </w:rPr>
      </w:pPr>
      <w:r w:rsidRPr="00C76C08">
        <w:rPr>
          <w:rFonts w:hint="cs"/>
          <w:b/>
          <w:bCs/>
          <w:sz w:val="36"/>
          <w:szCs w:val="36"/>
          <w:u w:val="single"/>
          <w:rtl/>
        </w:rPr>
        <w:t>תוצאה צפויה:</w:t>
      </w:r>
    </w:p>
    <w:p w14:paraId="3B89E4FE" w14:textId="77777777" w:rsidR="00F77877" w:rsidRDefault="00F77877" w:rsidP="00F77877">
      <w:pPr>
        <w:pStyle w:val="NormalWeb"/>
        <w:jc w:val="right"/>
        <w:rPr>
          <w:sz w:val="36"/>
          <w:szCs w:val="36"/>
          <w:rtl/>
        </w:rPr>
      </w:pPr>
      <w:r>
        <w:rPr>
          <w:rFonts w:hint="cs"/>
          <w:sz w:val="36"/>
          <w:szCs w:val="36"/>
          <w:rtl/>
        </w:rPr>
        <w:t>שיהיה ניתן לראות לפחות 5 מוצרים בלי לגלול למטה או למעלה</w:t>
      </w:r>
    </w:p>
    <w:p w14:paraId="3422BCFD" w14:textId="77777777" w:rsidR="00F77877" w:rsidRPr="00C76C08" w:rsidRDefault="00F77877" w:rsidP="00F77877">
      <w:pPr>
        <w:pStyle w:val="NormalWeb"/>
        <w:jc w:val="right"/>
        <w:rPr>
          <w:b/>
          <w:bCs/>
          <w:sz w:val="36"/>
          <w:szCs w:val="36"/>
          <w:u w:val="single"/>
          <w:rtl/>
        </w:rPr>
      </w:pPr>
      <w:r w:rsidRPr="00C76C08">
        <w:rPr>
          <w:rFonts w:hint="cs"/>
          <w:b/>
          <w:bCs/>
          <w:sz w:val="36"/>
          <w:szCs w:val="36"/>
          <w:u w:val="single"/>
          <w:rtl/>
        </w:rPr>
        <w:t>תוצאה בפועל:</w:t>
      </w:r>
    </w:p>
    <w:p w14:paraId="33B91226" w14:textId="418EAE7A" w:rsidR="00F77877" w:rsidRPr="00C76C08" w:rsidRDefault="00F77877" w:rsidP="00F77877">
      <w:pPr>
        <w:pStyle w:val="NormalWeb"/>
        <w:jc w:val="right"/>
        <w:rPr>
          <w:sz w:val="36"/>
          <w:szCs w:val="36"/>
          <w:rtl/>
        </w:rPr>
      </w:pPr>
      <w:r>
        <w:rPr>
          <w:rFonts w:hint="cs"/>
          <w:sz w:val="36"/>
          <w:szCs w:val="36"/>
          <w:rtl/>
        </w:rPr>
        <w:t>רואים רק מוצר אחד בסל קניות כאשר מוסיפים מעל 5 פריטים</w:t>
      </w:r>
      <w:r w:rsidR="0033221E">
        <w:rPr>
          <w:rFonts w:hint="cs"/>
          <w:sz w:val="36"/>
          <w:szCs w:val="36"/>
          <w:rtl/>
        </w:rPr>
        <w:t>.</w:t>
      </w:r>
    </w:p>
    <w:p w14:paraId="5DFA0648" w14:textId="7F3C261A" w:rsidR="00F77877" w:rsidRPr="00C76C08" w:rsidRDefault="00F77877" w:rsidP="00F77877">
      <w:pPr>
        <w:pStyle w:val="NormalWeb"/>
        <w:jc w:val="right"/>
        <w:rPr>
          <w:sz w:val="36"/>
          <w:szCs w:val="36"/>
        </w:rPr>
      </w:pPr>
      <w:r w:rsidRPr="00C76C08">
        <w:rPr>
          <w:sz w:val="36"/>
          <w:szCs w:val="36"/>
          <w:rtl/>
        </w:rPr>
        <w:t>הייתי מצפה שלפני כל גלילה למעלה או למטה שניתן יהיה לראות לפחות 5 פריטים ללא גלילה בעכבר למעלה או למטה</w:t>
      </w:r>
      <w:r w:rsidR="0033221E">
        <w:rPr>
          <w:rFonts w:hint="cs"/>
          <w:sz w:val="36"/>
          <w:szCs w:val="36"/>
          <w:rtl/>
        </w:rPr>
        <w:t>.</w:t>
      </w:r>
    </w:p>
    <w:p w14:paraId="5BCFE720" w14:textId="486C566B" w:rsidR="00F77877" w:rsidRPr="00C76C08" w:rsidRDefault="00F77877" w:rsidP="00F77877">
      <w:pPr>
        <w:pStyle w:val="NormalWeb"/>
        <w:jc w:val="right"/>
        <w:rPr>
          <w:sz w:val="36"/>
          <w:szCs w:val="36"/>
        </w:rPr>
      </w:pPr>
      <w:r w:rsidRPr="00C76C08">
        <w:rPr>
          <w:sz w:val="36"/>
          <w:szCs w:val="36"/>
          <w:rtl/>
        </w:rPr>
        <w:t>הגודל של התמונות והתיאור גדול יחסית לדף של סל קניות</w:t>
      </w:r>
      <w:r w:rsidR="0033221E">
        <w:rPr>
          <w:rFonts w:hint="cs"/>
          <w:sz w:val="36"/>
          <w:szCs w:val="36"/>
          <w:rtl/>
        </w:rPr>
        <w:t>.</w:t>
      </w:r>
    </w:p>
    <w:p w14:paraId="43BD4273" w14:textId="77777777" w:rsidR="00030AE4" w:rsidRPr="00F77877" w:rsidRDefault="00030AE4" w:rsidP="0001751D">
      <w:pPr>
        <w:rPr>
          <w:rtl/>
        </w:rPr>
      </w:pPr>
    </w:p>
    <w:tbl>
      <w:tblPr>
        <w:tblW w:w="5000" w:type="pct"/>
        <w:shd w:val="clear" w:color="auto" w:fill="FFFFFF"/>
        <w:tblCellMar>
          <w:left w:w="0" w:type="dxa"/>
          <w:right w:w="0" w:type="dxa"/>
        </w:tblCellMar>
        <w:tblLook w:val="04A0" w:firstRow="1" w:lastRow="0" w:firstColumn="1" w:lastColumn="0" w:noHBand="0" w:noVBand="1"/>
      </w:tblPr>
      <w:tblGrid>
        <w:gridCol w:w="1658"/>
        <w:gridCol w:w="6632"/>
      </w:tblGrid>
      <w:tr w:rsidR="00030AE4" w14:paraId="14494926" w14:textId="77777777" w:rsidTr="00182145">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AB14C9" w14:textId="77777777" w:rsidR="00030AE4" w:rsidRDefault="00030AE4" w:rsidP="00182145">
            <w:pPr>
              <w:pStyle w:val="3"/>
              <w:bidi w:val="0"/>
              <w:rPr>
                <w:rFonts w:eastAsia="Times New Roman"/>
                <w:sz w:val="27"/>
                <w:szCs w:val="27"/>
              </w:rPr>
            </w:pPr>
            <w:r>
              <w:rPr>
                <w:rFonts w:eastAsia="Times New Roman"/>
              </w:rPr>
              <w:lastRenderedPageBreak/>
              <w:t>[SO-7] </w:t>
            </w:r>
            <w:hyperlink r:id="rId33" w:history="1">
              <w:r>
                <w:rPr>
                  <w:rStyle w:val="Hyperlink"/>
                  <w:rFonts w:eastAsia="Times New Roman"/>
                  <w:rtl/>
                </w:rPr>
                <w:t>שאני רושם במנוע חיפוש מחשב נייד הוא מביא לי גם תוצאות של מחשב נייח</w:t>
              </w:r>
            </w:hyperlink>
            <w:r>
              <w:rPr>
                <w:rFonts w:eastAsia="Times New Roman"/>
              </w:rPr>
              <w:t xml:space="preserve"> </w:t>
            </w:r>
          </w:p>
        </w:tc>
      </w:tr>
      <w:tr w:rsidR="00030AE4" w14:paraId="095EAD28"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880062" w14:textId="77777777" w:rsidR="00030AE4" w:rsidRDefault="00030AE4" w:rsidP="00182145">
            <w:pPr>
              <w:bidi w:val="0"/>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8397AE" w14:textId="77777777" w:rsidR="00030AE4" w:rsidRDefault="00030AE4" w:rsidP="00182145">
            <w:pPr>
              <w:bidi w:val="0"/>
              <w:rPr>
                <w:rFonts w:eastAsia="Times New Roman"/>
              </w:rPr>
            </w:pPr>
            <w:r>
              <w:rPr>
                <w:rFonts w:eastAsia="Times New Roman"/>
              </w:rPr>
              <w:t>To Do</w:t>
            </w:r>
          </w:p>
        </w:tc>
      </w:tr>
      <w:tr w:rsidR="00030AE4" w14:paraId="7003D30F"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257AD3" w14:textId="77777777" w:rsidR="00030AE4" w:rsidRDefault="00030AE4" w:rsidP="00182145">
            <w:pPr>
              <w:bidi w:val="0"/>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8E5B956" w14:textId="77777777" w:rsidR="00030AE4" w:rsidRDefault="00030AE4" w:rsidP="00182145">
            <w:pPr>
              <w:bidi w:val="0"/>
              <w:rPr>
                <w:rFonts w:eastAsia="Times New Roman"/>
              </w:rPr>
            </w:pPr>
            <w:hyperlink r:id="rId34" w:history="1">
              <w:proofErr w:type="spellStart"/>
              <w:r>
                <w:rPr>
                  <w:rStyle w:val="Hyperlink"/>
                  <w:rFonts w:eastAsia="Times New Roman"/>
                </w:rPr>
                <w:t>Shufersal</w:t>
              </w:r>
              <w:proofErr w:type="spellEnd"/>
              <w:r>
                <w:rPr>
                  <w:rStyle w:val="Hyperlink"/>
                  <w:rFonts w:eastAsia="Times New Roman"/>
                </w:rPr>
                <w:t xml:space="preserve"> Online</w:t>
              </w:r>
            </w:hyperlink>
          </w:p>
        </w:tc>
      </w:tr>
      <w:tr w:rsidR="00030AE4" w14:paraId="4946AA11"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C4D6D7" w14:textId="77777777" w:rsidR="00030AE4" w:rsidRDefault="00030AE4" w:rsidP="00182145">
            <w:pPr>
              <w:bidi w:val="0"/>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72E1A0" w14:textId="77777777" w:rsidR="00030AE4" w:rsidRDefault="00030AE4" w:rsidP="00182145">
            <w:pPr>
              <w:bidi w:val="0"/>
              <w:rPr>
                <w:rFonts w:eastAsia="Times New Roman"/>
              </w:rPr>
            </w:pPr>
            <w:r>
              <w:rPr>
                <w:rFonts w:eastAsia="Times New Roman"/>
              </w:rPr>
              <w:t xml:space="preserve">None </w:t>
            </w:r>
          </w:p>
        </w:tc>
      </w:tr>
      <w:tr w:rsidR="00030AE4" w14:paraId="4640FC5A"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F71A14" w14:textId="77777777" w:rsidR="00030AE4" w:rsidRDefault="00030AE4" w:rsidP="00182145">
            <w:pPr>
              <w:bidi w:val="0"/>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0B04B2E" w14:textId="77777777" w:rsidR="00030AE4" w:rsidRDefault="00030AE4" w:rsidP="00182145">
            <w:pPr>
              <w:bidi w:val="0"/>
              <w:rPr>
                <w:rFonts w:eastAsia="Times New Roman"/>
              </w:rPr>
            </w:pPr>
            <w:r>
              <w:rPr>
                <w:rFonts w:eastAsia="Times New Roman"/>
              </w:rPr>
              <w:t xml:space="preserve">None </w:t>
            </w:r>
          </w:p>
        </w:tc>
      </w:tr>
      <w:tr w:rsidR="00030AE4" w14:paraId="5DFA541C"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61DDDF7" w14:textId="77777777" w:rsidR="00030AE4" w:rsidRDefault="00030AE4" w:rsidP="00182145">
            <w:pPr>
              <w:bidi w:val="0"/>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D91B56" w14:textId="77777777" w:rsidR="00030AE4" w:rsidRDefault="00030AE4" w:rsidP="00182145">
            <w:pPr>
              <w:bidi w:val="0"/>
              <w:rPr>
                <w:rFonts w:eastAsia="Times New Roman"/>
              </w:rPr>
            </w:pPr>
            <w:r>
              <w:rPr>
                <w:rFonts w:eastAsia="Times New Roman"/>
              </w:rPr>
              <w:t xml:space="preserve">None </w:t>
            </w:r>
          </w:p>
        </w:tc>
      </w:tr>
    </w:tbl>
    <w:p w14:paraId="677993E8" w14:textId="77777777" w:rsidR="00030AE4" w:rsidRDefault="00030AE4" w:rsidP="00030AE4">
      <w:pPr>
        <w:bidi w:val="0"/>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658"/>
        <w:gridCol w:w="2487"/>
        <w:gridCol w:w="1658"/>
        <w:gridCol w:w="2487"/>
      </w:tblGrid>
      <w:tr w:rsidR="00030AE4" w14:paraId="3B5A5933"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E2C250A" w14:textId="77777777" w:rsidR="00030AE4" w:rsidRDefault="00030AE4" w:rsidP="00182145">
            <w:pPr>
              <w:bidi w:val="0"/>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95D0D7" w14:textId="77777777" w:rsidR="00030AE4" w:rsidRDefault="00030AE4" w:rsidP="00182145">
            <w:pPr>
              <w:bidi w:val="0"/>
              <w:rPr>
                <w:rFonts w:eastAsia="Times New Roman"/>
              </w:rPr>
            </w:pPr>
            <w:r>
              <w:rPr>
                <w:rFonts w:eastAsia="Times New Roman"/>
              </w:rPr>
              <w:t xml:space="preserve">Bug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479AAA4" w14:textId="77777777" w:rsidR="00030AE4" w:rsidRDefault="00030AE4" w:rsidP="00182145">
            <w:pPr>
              <w:bidi w:val="0"/>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A940396" w14:textId="77777777" w:rsidR="00030AE4" w:rsidRDefault="00030AE4" w:rsidP="00182145">
            <w:pPr>
              <w:bidi w:val="0"/>
              <w:rPr>
                <w:rFonts w:eastAsia="Times New Roman"/>
              </w:rPr>
            </w:pPr>
            <w:r>
              <w:rPr>
                <w:rFonts w:eastAsia="Times New Roman"/>
              </w:rPr>
              <w:t xml:space="preserve">Medium </w:t>
            </w:r>
          </w:p>
        </w:tc>
      </w:tr>
      <w:tr w:rsidR="00030AE4" w14:paraId="4EFE7F69"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41CCCDA" w14:textId="77777777" w:rsidR="00030AE4" w:rsidRDefault="00030AE4" w:rsidP="00182145">
            <w:pPr>
              <w:bidi w:val="0"/>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EB7A13" w14:textId="77777777" w:rsidR="00030AE4" w:rsidRDefault="00030AE4" w:rsidP="00182145">
            <w:pPr>
              <w:bidi w:val="0"/>
              <w:rPr>
                <w:rFonts w:eastAsia="Times New Roman"/>
              </w:rPr>
            </w:pPr>
            <w:hyperlink r:id="rId35" w:history="1">
              <w:r>
                <w:rPr>
                  <w:rStyle w:val="Hyperlink"/>
                  <w:rFonts w:eastAsia="Times New Roman"/>
                </w:rPr>
                <w:t xml:space="preserve">ARGO ITZCHAK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B6EB30" w14:textId="77777777" w:rsidR="00030AE4" w:rsidRDefault="00030AE4" w:rsidP="00182145">
            <w:pPr>
              <w:bidi w:val="0"/>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F698ACC" w14:textId="77777777" w:rsidR="00030AE4" w:rsidRDefault="00030AE4" w:rsidP="00182145">
            <w:pPr>
              <w:bidi w:val="0"/>
              <w:rPr>
                <w:rFonts w:eastAsia="Times New Roman"/>
              </w:rPr>
            </w:pPr>
            <w:r>
              <w:rPr>
                <w:rFonts w:eastAsia="Times New Roman"/>
              </w:rPr>
              <w:t xml:space="preserve">Unassigned </w:t>
            </w:r>
          </w:p>
        </w:tc>
      </w:tr>
      <w:tr w:rsidR="00030AE4" w14:paraId="3FEF1F1F"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46ACE0B" w14:textId="77777777" w:rsidR="00030AE4" w:rsidRDefault="00030AE4" w:rsidP="00182145">
            <w:pPr>
              <w:bidi w:val="0"/>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06F28E0" w14:textId="77777777" w:rsidR="00030AE4" w:rsidRDefault="00030AE4" w:rsidP="00182145">
            <w:pPr>
              <w:bidi w:val="0"/>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3801203" w14:textId="77777777" w:rsidR="00030AE4" w:rsidRDefault="00030AE4" w:rsidP="00182145">
            <w:pPr>
              <w:bidi w:val="0"/>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33FC181" w14:textId="77777777" w:rsidR="00030AE4" w:rsidRDefault="00030AE4" w:rsidP="00182145">
            <w:pPr>
              <w:bidi w:val="0"/>
              <w:rPr>
                <w:rFonts w:eastAsia="Times New Roman"/>
              </w:rPr>
            </w:pPr>
            <w:r>
              <w:rPr>
                <w:rFonts w:eastAsia="Times New Roman"/>
              </w:rPr>
              <w:t xml:space="preserve">0 </w:t>
            </w:r>
          </w:p>
        </w:tc>
      </w:tr>
      <w:tr w:rsidR="00030AE4" w14:paraId="376E65C4"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89B703" w14:textId="77777777" w:rsidR="00030AE4" w:rsidRDefault="00030AE4" w:rsidP="00182145">
            <w:pPr>
              <w:bidi w:val="0"/>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53EDB42" w14:textId="77777777" w:rsidR="00030AE4" w:rsidRDefault="00030AE4" w:rsidP="00182145">
            <w:pPr>
              <w:bidi w:val="0"/>
              <w:rPr>
                <w:rFonts w:eastAsia="Times New Roman"/>
              </w:rPr>
            </w:pPr>
            <w:r>
              <w:rPr>
                <w:rFonts w:eastAsia="Times New Roman"/>
              </w:rPr>
              <w:t xml:space="preserve">None </w:t>
            </w:r>
          </w:p>
        </w:tc>
      </w:tr>
      <w:tr w:rsidR="00030AE4" w14:paraId="7DDF5733"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142F489" w14:textId="77777777" w:rsidR="00030AE4" w:rsidRDefault="00030AE4" w:rsidP="00182145">
            <w:pPr>
              <w:bidi w:val="0"/>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0ABE791" w14:textId="77777777" w:rsidR="00030AE4" w:rsidRDefault="00030AE4" w:rsidP="00182145">
            <w:pPr>
              <w:bidi w:val="0"/>
              <w:rPr>
                <w:rFonts w:eastAsia="Times New Roman"/>
              </w:rPr>
            </w:pPr>
            <w:r>
              <w:rPr>
                <w:rFonts w:eastAsia="Times New Roman"/>
              </w:rPr>
              <w:t xml:space="preserve">Not Specified </w:t>
            </w:r>
          </w:p>
        </w:tc>
      </w:tr>
      <w:tr w:rsidR="00030AE4" w14:paraId="42954C2A"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C214233" w14:textId="77777777" w:rsidR="00030AE4" w:rsidRDefault="00030AE4" w:rsidP="00182145">
            <w:pPr>
              <w:bidi w:val="0"/>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2F59657" w14:textId="77777777" w:rsidR="00030AE4" w:rsidRDefault="00030AE4" w:rsidP="00182145">
            <w:pPr>
              <w:bidi w:val="0"/>
              <w:rPr>
                <w:rFonts w:eastAsia="Times New Roman"/>
              </w:rPr>
            </w:pPr>
            <w:r>
              <w:rPr>
                <w:rFonts w:eastAsia="Times New Roman"/>
              </w:rPr>
              <w:t xml:space="preserve">Not Specified </w:t>
            </w:r>
          </w:p>
        </w:tc>
      </w:tr>
      <w:tr w:rsidR="00030AE4" w14:paraId="57863951"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497C8D0" w14:textId="77777777" w:rsidR="00030AE4" w:rsidRDefault="00030AE4" w:rsidP="00182145">
            <w:pPr>
              <w:bidi w:val="0"/>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DFFC06E" w14:textId="77777777" w:rsidR="00030AE4" w:rsidRDefault="00030AE4" w:rsidP="00182145">
            <w:pPr>
              <w:bidi w:val="0"/>
              <w:rPr>
                <w:rFonts w:eastAsia="Times New Roman"/>
              </w:rPr>
            </w:pPr>
            <w:r>
              <w:rPr>
                <w:rFonts w:eastAsia="Times New Roman"/>
              </w:rPr>
              <w:t xml:space="preserve">Not Specified </w:t>
            </w:r>
          </w:p>
        </w:tc>
      </w:tr>
      <w:tr w:rsidR="00030AE4" w14:paraId="28CCAB3F"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51ADEB" w14:textId="77777777" w:rsidR="00030AE4" w:rsidRDefault="00030AE4" w:rsidP="00182145">
            <w:pPr>
              <w:bidi w:val="0"/>
              <w:rPr>
                <w:rFonts w:eastAsia="Times New Roman"/>
              </w:rPr>
            </w:pPr>
            <w:r>
              <w:rPr>
                <w:rFonts w:eastAsia="Times New Roman"/>
                <w:b/>
                <w:bCs/>
              </w:rPr>
              <w:t>Environment:</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89F3DF" w14:textId="77777777" w:rsidR="00030AE4" w:rsidRDefault="00030AE4" w:rsidP="00182145">
            <w:pPr>
              <w:pStyle w:val="NormalWeb"/>
            </w:pPr>
            <w:ins w:id="6" w:author="Unknown">
              <w:r>
                <w:rPr>
                  <w:b/>
                  <w:bCs/>
                  <w:rtl/>
                </w:rPr>
                <w:t>דפדפן</w:t>
              </w:r>
              <w:r>
                <w:rPr>
                  <w:b/>
                  <w:bCs/>
                </w:rPr>
                <w:t xml:space="preserve"> CHROME</w:t>
              </w:r>
            </w:ins>
          </w:p>
          <w:p w14:paraId="6A5DBA9B" w14:textId="77777777" w:rsidR="00030AE4" w:rsidRDefault="00030AE4" w:rsidP="00182145">
            <w:pPr>
              <w:pStyle w:val="NormalWeb"/>
            </w:pPr>
            <w:ins w:id="7" w:author="Unknown">
              <w:r>
                <w:rPr>
                  <w:b/>
                  <w:bCs/>
                  <w:rtl/>
                </w:rPr>
                <w:t>גרסה 143.0.3650.8</w:t>
              </w:r>
            </w:ins>
          </w:p>
        </w:tc>
      </w:tr>
    </w:tbl>
    <w:p w14:paraId="4ED248AF" w14:textId="77777777" w:rsidR="00030AE4" w:rsidRDefault="00030AE4" w:rsidP="00030AE4">
      <w:pPr>
        <w:bidi w:val="0"/>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269"/>
        <w:gridCol w:w="7021"/>
      </w:tblGrid>
      <w:tr w:rsidR="00030AE4" w14:paraId="70BA72CF"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43B2F46" w14:textId="77777777" w:rsidR="00030AE4" w:rsidRDefault="00030AE4" w:rsidP="00182145">
            <w:pPr>
              <w:bidi w:val="0"/>
              <w:rPr>
                <w:rFonts w:eastAsia="Times New Roman"/>
              </w:rPr>
            </w:pPr>
            <w:r>
              <w:rPr>
                <w:rFonts w:eastAsia="Times New Roman"/>
                <w:b/>
                <w:bCs/>
              </w:rPr>
              <w:lastRenderedPageBreak/>
              <w:t>Attachments:</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D917822" w14:textId="77777777" w:rsidR="00030AE4" w:rsidRDefault="00030AE4" w:rsidP="00182145">
            <w:pPr>
              <w:bidi w:val="0"/>
              <w:rPr>
                <w:rFonts w:eastAsia="Times New Roman"/>
              </w:rPr>
            </w:pPr>
            <w:r>
              <w:rPr>
                <w:noProof/>
              </w:rPr>
              <w:drawing>
                <wp:inline distT="0" distB="0" distL="0" distR="0" wp14:anchorId="3C752E39" wp14:editId="767B03FD">
                  <wp:extent cx="4765974" cy="3359150"/>
                  <wp:effectExtent l="0" t="0" r="0" b="0"/>
                  <wp:docPr id="273844061"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8317" cy="3360801"/>
                          </a:xfrm>
                          <a:prstGeom prst="rect">
                            <a:avLst/>
                          </a:prstGeom>
                          <a:noFill/>
                          <a:ln>
                            <a:noFill/>
                          </a:ln>
                        </pic:spPr>
                      </pic:pic>
                    </a:graphicData>
                  </a:graphic>
                </wp:inline>
              </w:drawing>
            </w:r>
          </w:p>
        </w:tc>
      </w:tr>
    </w:tbl>
    <w:p w14:paraId="3BD373D3" w14:textId="77777777" w:rsidR="00030AE4" w:rsidRDefault="00030AE4" w:rsidP="0033221E">
      <w:pPr>
        <w:bidi w:val="0"/>
        <w:jc w:val="right"/>
        <w:rPr>
          <w:rFonts w:eastAsia="Times New Roman"/>
        </w:rPr>
      </w:pPr>
    </w:p>
    <w:p w14:paraId="5C944B85" w14:textId="64B37D76" w:rsidR="0033221E" w:rsidRPr="00447B28" w:rsidRDefault="0033221E" w:rsidP="0033221E">
      <w:pPr>
        <w:pStyle w:val="NormalWeb"/>
        <w:jc w:val="right"/>
        <w:rPr>
          <w:b/>
          <w:bCs/>
          <w:sz w:val="36"/>
          <w:szCs w:val="36"/>
          <w:u w:val="single"/>
          <w:rtl/>
        </w:rPr>
      </w:pPr>
      <w:r w:rsidRPr="00447B28">
        <w:rPr>
          <w:b/>
          <w:bCs/>
          <w:sz w:val="36"/>
          <w:szCs w:val="36"/>
          <w:u w:val="single"/>
          <w:rtl/>
        </w:rPr>
        <w:t>צעדים לשחזור</w:t>
      </w:r>
      <w:r>
        <w:rPr>
          <w:rFonts w:hint="cs"/>
          <w:b/>
          <w:bCs/>
          <w:sz w:val="36"/>
          <w:szCs w:val="36"/>
          <w:u w:val="single"/>
          <w:rtl/>
        </w:rPr>
        <w:t>:</w:t>
      </w:r>
    </w:p>
    <w:p w14:paraId="40222773" w14:textId="37834E17" w:rsidR="0033221E" w:rsidRPr="00447B28" w:rsidRDefault="0033221E" w:rsidP="0033221E">
      <w:pPr>
        <w:pStyle w:val="NormalWeb"/>
        <w:jc w:val="right"/>
        <w:rPr>
          <w:sz w:val="36"/>
          <w:szCs w:val="36"/>
          <w:rtl/>
        </w:rPr>
      </w:pPr>
      <w:r w:rsidRPr="00447B28">
        <w:rPr>
          <w:rFonts w:hint="cs"/>
          <w:sz w:val="36"/>
          <w:szCs w:val="36"/>
          <w:rtl/>
        </w:rPr>
        <w:t>1</w:t>
      </w:r>
      <w:r>
        <w:rPr>
          <w:rFonts w:hint="cs"/>
          <w:sz w:val="36"/>
          <w:szCs w:val="36"/>
          <w:rtl/>
        </w:rPr>
        <w:t xml:space="preserve">. </w:t>
      </w:r>
      <w:r w:rsidRPr="00447B28">
        <w:rPr>
          <w:rFonts w:hint="cs"/>
          <w:sz w:val="36"/>
          <w:szCs w:val="36"/>
          <w:rtl/>
        </w:rPr>
        <w:t>להיכנ</w:t>
      </w:r>
      <w:r w:rsidRPr="00447B28">
        <w:rPr>
          <w:rFonts w:hint="eastAsia"/>
          <w:sz w:val="36"/>
          <w:szCs w:val="36"/>
          <w:rtl/>
        </w:rPr>
        <w:t>ס</w:t>
      </w:r>
      <w:r w:rsidRPr="00447B28">
        <w:rPr>
          <w:rFonts w:hint="cs"/>
          <w:sz w:val="36"/>
          <w:szCs w:val="36"/>
          <w:rtl/>
        </w:rPr>
        <w:t xml:space="preserve"> לאתר שופרסל אונליין</w:t>
      </w:r>
      <w:r>
        <w:rPr>
          <w:rFonts w:hint="cs"/>
          <w:sz w:val="36"/>
          <w:szCs w:val="36"/>
          <w:rtl/>
        </w:rPr>
        <w:t>.</w:t>
      </w:r>
    </w:p>
    <w:p w14:paraId="79504376" w14:textId="4E51E9CD" w:rsidR="0033221E" w:rsidRPr="00447B28" w:rsidRDefault="0033221E" w:rsidP="0033221E">
      <w:pPr>
        <w:pStyle w:val="NormalWeb"/>
        <w:jc w:val="right"/>
        <w:rPr>
          <w:sz w:val="36"/>
          <w:szCs w:val="36"/>
          <w:rtl/>
        </w:rPr>
      </w:pPr>
      <w:r w:rsidRPr="00447B28">
        <w:rPr>
          <w:rFonts w:hint="cs"/>
          <w:sz w:val="36"/>
          <w:szCs w:val="36"/>
          <w:rtl/>
        </w:rPr>
        <w:t>2.</w:t>
      </w:r>
      <w:r>
        <w:rPr>
          <w:rFonts w:hint="cs"/>
          <w:sz w:val="36"/>
          <w:szCs w:val="36"/>
          <w:rtl/>
        </w:rPr>
        <w:t xml:space="preserve"> </w:t>
      </w:r>
      <w:r w:rsidRPr="00447B28">
        <w:rPr>
          <w:rFonts w:hint="cs"/>
          <w:sz w:val="36"/>
          <w:szCs w:val="36"/>
          <w:rtl/>
        </w:rPr>
        <w:t>לרשום במנוע חיפוש מחשב נייד</w:t>
      </w:r>
      <w:r>
        <w:rPr>
          <w:rFonts w:hint="cs"/>
          <w:sz w:val="36"/>
          <w:szCs w:val="36"/>
          <w:rtl/>
        </w:rPr>
        <w:t>.</w:t>
      </w:r>
    </w:p>
    <w:p w14:paraId="1738FA29" w14:textId="13FEC973" w:rsidR="0033221E" w:rsidRPr="00447B28" w:rsidRDefault="0033221E" w:rsidP="0033221E">
      <w:pPr>
        <w:pStyle w:val="NormalWeb"/>
        <w:jc w:val="right"/>
        <w:rPr>
          <w:b/>
          <w:bCs/>
          <w:sz w:val="36"/>
          <w:szCs w:val="36"/>
          <w:u w:val="single"/>
        </w:rPr>
      </w:pPr>
      <w:r w:rsidRPr="00447B28">
        <w:rPr>
          <w:b/>
          <w:bCs/>
          <w:sz w:val="36"/>
          <w:szCs w:val="36"/>
          <w:u w:val="single"/>
          <w:rtl/>
        </w:rPr>
        <w:t>תוצאה צפויה</w:t>
      </w:r>
      <w:r>
        <w:rPr>
          <w:rFonts w:hint="cs"/>
          <w:b/>
          <w:bCs/>
          <w:sz w:val="36"/>
          <w:szCs w:val="36"/>
          <w:u w:val="single"/>
          <w:rtl/>
        </w:rPr>
        <w:t>:</w:t>
      </w:r>
    </w:p>
    <w:p w14:paraId="7FE1A6C5" w14:textId="00445DA1" w:rsidR="0033221E" w:rsidRPr="00447B28" w:rsidRDefault="0033221E" w:rsidP="0033221E">
      <w:pPr>
        <w:pStyle w:val="NormalWeb"/>
        <w:jc w:val="right"/>
        <w:rPr>
          <w:sz w:val="36"/>
          <w:szCs w:val="36"/>
          <w:rtl/>
        </w:rPr>
      </w:pPr>
      <w:r w:rsidRPr="00447B28">
        <w:rPr>
          <w:rFonts w:hint="cs"/>
          <w:sz w:val="36"/>
          <w:szCs w:val="36"/>
          <w:rtl/>
        </w:rPr>
        <w:t>צריך להיות מוצרים של מחשב נייד בלבד</w:t>
      </w:r>
      <w:r>
        <w:rPr>
          <w:rFonts w:hint="cs"/>
          <w:sz w:val="36"/>
          <w:szCs w:val="36"/>
          <w:rtl/>
        </w:rPr>
        <w:t>.</w:t>
      </w:r>
    </w:p>
    <w:p w14:paraId="0EC7D665" w14:textId="2EB56730" w:rsidR="0033221E" w:rsidRPr="00447B28" w:rsidRDefault="0033221E" w:rsidP="0033221E">
      <w:pPr>
        <w:pStyle w:val="NormalWeb"/>
        <w:jc w:val="right"/>
        <w:rPr>
          <w:b/>
          <w:bCs/>
          <w:sz w:val="36"/>
          <w:szCs w:val="36"/>
          <w:u w:val="single"/>
        </w:rPr>
      </w:pPr>
      <w:r w:rsidRPr="00447B28">
        <w:rPr>
          <w:b/>
          <w:bCs/>
          <w:sz w:val="36"/>
          <w:szCs w:val="36"/>
          <w:u w:val="single"/>
          <w:rtl/>
        </w:rPr>
        <w:t>תוצאה בפועל</w:t>
      </w:r>
      <w:r>
        <w:rPr>
          <w:rFonts w:hint="cs"/>
          <w:b/>
          <w:bCs/>
          <w:sz w:val="36"/>
          <w:szCs w:val="36"/>
          <w:u w:val="single"/>
          <w:rtl/>
        </w:rPr>
        <w:t>:</w:t>
      </w:r>
    </w:p>
    <w:p w14:paraId="237899DD" w14:textId="59C89E03" w:rsidR="0033221E" w:rsidRPr="00447B28" w:rsidRDefault="0033221E" w:rsidP="0033221E">
      <w:pPr>
        <w:pStyle w:val="NormalWeb"/>
        <w:jc w:val="right"/>
        <w:rPr>
          <w:sz w:val="36"/>
          <w:szCs w:val="36"/>
          <w:rtl/>
        </w:rPr>
      </w:pPr>
      <w:r w:rsidRPr="00447B28">
        <w:rPr>
          <w:rFonts w:hint="cs"/>
          <w:sz w:val="36"/>
          <w:szCs w:val="36"/>
          <w:rtl/>
        </w:rPr>
        <w:t>בתוצאות החיפוש הוא מציג לי גם תוצאות של מחשב נייח</w:t>
      </w:r>
      <w:r>
        <w:rPr>
          <w:rFonts w:hint="cs"/>
          <w:sz w:val="36"/>
          <w:szCs w:val="36"/>
          <w:rtl/>
        </w:rPr>
        <w:t>.</w:t>
      </w:r>
    </w:p>
    <w:p w14:paraId="668B6849" w14:textId="77777777" w:rsidR="00030AE4" w:rsidRDefault="00030AE4" w:rsidP="0033221E">
      <w:pPr>
        <w:bidi w:val="0"/>
        <w:jc w:val="right"/>
        <w:rPr>
          <w:rFonts w:eastAsia="Times New Roman"/>
        </w:rPr>
      </w:pPr>
    </w:p>
    <w:p w14:paraId="0D2CAC83" w14:textId="77777777" w:rsidR="00030AE4" w:rsidRDefault="00030AE4" w:rsidP="0001751D">
      <w:pPr>
        <w:rPr>
          <w:rtl/>
        </w:rPr>
      </w:pPr>
    </w:p>
    <w:p w14:paraId="05E2D7F6" w14:textId="77777777" w:rsidR="00030AE4" w:rsidRDefault="00030AE4" w:rsidP="0001751D">
      <w:pPr>
        <w:rPr>
          <w:rtl/>
        </w:rPr>
      </w:pPr>
    </w:p>
    <w:p w14:paraId="6A83BEF3" w14:textId="77777777" w:rsidR="00030AE4" w:rsidRDefault="00030AE4" w:rsidP="0001751D">
      <w:pPr>
        <w:rPr>
          <w:rtl/>
        </w:rPr>
      </w:pPr>
    </w:p>
    <w:p w14:paraId="5B414E29" w14:textId="77777777" w:rsidR="00030AE4" w:rsidRDefault="00030AE4" w:rsidP="0001751D">
      <w:pPr>
        <w:rPr>
          <w:rtl/>
        </w:rPr>
      </w:pPr>
    </w:p>
    <w:tbl>
      <w:tblPr>
        <w:tblW w:w="5000" w:type="pct"/>
        <w:shd w:val="clear" w:color="auto" w:fill="FFFFFF"/>
        <w:tblCellMar>
          <w:left w:w="0" w:type="dxa"/>
          <w:right w:w="0" w:type="dxa"/>
        </w:tblCellMar>
        <w:tblLook w:val="04A0" w:firstRow="1" w:lastRow="0" w:firstColumn="1" w:lastColumn="0" w:noHBand="0" w:noVBand="1"/>
      </w:tblPr>
      <w:tblGrid>
        <w:gridCol w:w="1658"/>
        <w:gridCol w:w="6632"/>
      </w:tblGrid>
      <w:tr w:rsidR="00A636E3" w14:paraId="550C3A86" w14:textId="77777777" w:rsidTr="00182145">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606B95" w14:textId="77777777" w:rsidR="00A636E3" w:rsidRDefault="00A636E3" w:rsidP="00182145">
            <w:pPr>
              <w:pStyle w:val="3"/>
              <w:bidi w:val="0"/>
              <w:rPr>
                <w:rFonts w:eastAsia="Times New Roman"/>
                <w:sz w:val="27"/>
                <w:szCs w:val="27"/>
              </w:rPr>
            </w:pPr>
            <w:r>
              <w:rPr>
                <w:rFonts w:eastAsia="Times New Roman"/>
              </w:rPr>
              <w:lastRenderedPageBreak/>
              <w:t>[SO-8] </w:t>
            </w:r>
            <w:hyperlink r:id="rId37" w:history="1">
              <w:r>
                <w:rPr>
                  <w:rStyle w:val="Hyperlink"/>
                  <w:rFonts w:eastAsia="Times New Roman"/>
                  <w:rtl/>
                </w:rPr>
                <w:t>לא ניתן להוסיף כמות פריטים שווה לכל מוצר</w:t>
              </w:r>
            </w:hyperlink>
            <w:r>
              <w:rPr>
                <w:rFonts w:eastAsia="Times New Roman"/>
              </w:rPr>
              <w:t xml:space="preserve"> </w:t>
            </w:r>
          </w:p>
        </w:tc>
      </w:tr>
      <w:tr w:rsidR="00A636E3" w14:paraId="7D78219D"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2E0936" w14:textId="77777777" w:rsidR="00A636E3" w:rsidRDefault="00A636E3" w:rsidP="00182145">
            <w:pPr>
              <w:bidi w:val="0"/>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2430FC" w14:textId="77777777" w:rsidR="00A636E3" w:rsidRDefault="00A636E3" w:rsidP="00182145">
            <w:pPr>
              <w:bidi w:val="0"/>
              <w:rPr>
                <w:rFonts w:eastAsia="Times New Roman"/>
              </w:rPr>
            </w:pPr>
            <w:r>
              <w:rPr>
                <w:rFonts w:eastAsia="Times New Roman"/>
              </w:rPr>
              <w:t>To Do</w:t>
            </w:r>
          </w:p>
        </w:tc>
      </w:tr>
      <w:tr w:rsidR="00A636E3" w14:paraId="2959B70B"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4AE7DCC" w14:textId="77777777" w:rsidR="00A636E3" w:rsidRDefault="00A636E3" w:rsidP="00182145">
            <w:pPr>
              <w:bidi w:val="0"/>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1CB508" w14:textId="77777777" w:rsidR="00A636E3" w:rsidRDefault="00A636E3" w:rsidP="00182145">
            <w:pPr>
              <w:bidi w:val="0"/>
              <w:rPr>
                <w:rFonts w:eastAsia="Times New Roman"/>
              </w:rPr>
            </w:pPr>
            <w:hyperlink r:id="rId38" w:history="1">
              <w:proofErr w:type="spellStart"/>
              <w:r>
                <w:rPr>
                  <w:rStyle w:val="Hyperlink"/>
                  <w:rFonts w:eastAsia="Times New Roman"/>
                </w:rPr>
                <w:t>Shufersal</w:t>
              </w:r>
              <w:proofErr w:type="spellEnd"/>
              <w:r>
                <w:rPr>
                  <w:rStyle w:val="Hyperlink"/>
                  <w:rFonts w:eastAsia="Times New Roman"/>
                </w:rPr>
                <w:t xml:space="preserve"> Online</w:t>
              </w:r>
            </w:hyperlink>
          </w:p>
        </w:tc>
      </w:tr>
      <w:tr w:rsidR="00A636E3" w14:paraId="6EC58B0A"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CFF13E" w14:textId="77777777" w:rsidR="00A636E3" w:rsidRDefault="00A636E3" w:rsidP="00182145">
            <w:pPr>
              <w:bidi w:val="0"/>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66C5F8" w14:textId="77777777" w:rsidR="00A636E3" w:rsidRDefault="00A636E3" w:rsidP="00182145">
            <w:pPr>
              <w:bidi w:val="0"/>
              <w:rPr>
                <w:rFonts w:eastAsia="Times New Roman"/>
              </w:rPr>
            </w:pPr>
            <w:r>
              <w:rPr>
                <w:rFonts w:eastAsia="Times New Roman"/>
              </w:rPr>
              <w:t xml:space="preserve">None </w:t>
            </w:r>
          </w:p>
        </w:tc>
      </w:tr>
      <w:tr w:rsidR="00A636E3" w14:paraId="1E0D413F"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73F792" w14:textId="77777777" w:rsidR="00A636E3" w:rsidRDefault="00A636E3" w:rsidP="00182145">
            <w:pPr>
              <w:bidi w:val="0"/>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ED561C" w14:textId="77777777" w:rsidR="00A636E3" w:rsidRDefault="00A636E3" w:rsidP="00182145">
            <w:pPr>
              <w:bidi w:val="0"/>
              <w:rPr>
                <w:rFonts w:eastAsia="Times New Roman"/>
              </w:rPr>
            </w:pPr>
            <w:r>
              <w:rPr>
                <w:rFonts w:eastAsia="Times New Roman"/>
              </w:rPr>
              <w:t xml:space="preserve">None </w:t>
            </w:r>
          </w:p>
        </w:tc>
      </w:tr>
      <w:tr w:rsidR="00A636E3" w14:paraId="70DA5DEF"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D8CD5E4" w14:textId="77777777" w:rsidR="00A636E3" w:rsidRDefault="00A636E3" w:rsidP="00182145">
            <w:pPr>
              <w:bidi w:val="0"/>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F67B06" w14:textId="77777777" w:rsidR="00A636E3" w:rsidRDefault="00A636E3" w:rsidP="00182145">
            <w:pPr>
              <w:bidi w:val="0"/>
              <w:rPr>
                <w:rFonts w:eastAsia="Times New Roman"/>
              </w:rPr>
            </w:pPr>
            <w:r>
              <w:rPr>
                <w:rFonts w:eastAsia="Times New Roman"/>
              </w:rPr>
              <w:t xml:space="preserve">None </w:t>
            </w:r>
          </w:p>
        </w:tc>
      </w:tr>
    </w:tbl>
    <w:p w14:paraId="045281FB" w14:textId="77777777" w:rsidR="00A636E3" w:rsidRDefault="00A636E3" w:rsidP="00A636E3">
      <w:pPr>
        <w:bidi w:val="0"/>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658"/>
        <w:gridCol w:w="2487"/>
        <w:gridCol w:w="1658"/>
        <w:gridCol w:w="2487"/>
      </w:tblGrid>
      <w:tr w:rsidR="00A636E3" w14:paraId="204B2EFC"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C5119E0" w14:textId="77777777" w:rsidR="00A636E3" w:rsidRDefault="00A636E3" w:rsidP="00182145">
            <w:pPr>
              <w:bidi w:val="0"/>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E5AA034" w14:textId="77777777" w:rsidR="00A636E3" w:rsidRDefault="00A636E3" w:rsidP="00182145">
            <w:pPr>
              <w:bidi w:val="0"/>
              <w:rPr>
                <w:rFonts w:eastAsia="Times New Roman"/>
              </w:rPr>
            </w:pPr>
            <w:r>
              <w:rPr>
                <w:rFonts w:eastAsia="Times New Roman"/>
              </w:rPr>
              <w:t xml:space="preserve">Bug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C0F894" w14:textId="77777777" w:rsidR="00A636E3" w:rsidRDefault="00A636E3" w:rsidP="00182145">
            <w:pPr>
              <w:bidi w:val="0"/>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70D3231" w14:textId="77777777" w:rsidR="00A636E3" w:rsidRDefault="00A636E3" w:rsidP="00182145">
            <w:pPr>
              <w:bidi w:val="0"/>
              <w:rPr>
                <w:rFonts w:eastAsia="Times New Roman"/>
              </w:rPr>
            </w:pPr>
            <w:r>
              <w:rPr>
                <w:rFonts w:eastAsia="Times New Roman"/>
              </w:rPr>
              <w:t xml:space="preserve">Medium </w:t>
            </w:r>
          </w:p>
        </w:tc>
      </w:tr>
      <w:tr w:rsidR="00A636E3" w14:paraId="6816E17C"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F564153" w14:textId="77777777" w:rsidR="00A636E3" w:rsidRDefault="00A636E3" w:rsidP="00182145">
            <w:pPr>
              <w:bidi w:val="0"/>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150DCE" w14:textId="77777777" w:rsidR="00A636E3" w:rsidRDefault="00A636E3" w:rsidP="00182145">
            <w:pPr>
              <w:bidi w:val="0"/>
              <w:rPr>
                <w:rFonts w:eastAsia="Times New Roman"/>
              </w:rPr>
            </w:pPr>
            <w:hyperlink r:id="rId39" w:history="1">
              <w:r>
                <w:rPr>
                  <w:rStyle w:val="Hyperlink"/>
                  <w:rFonts w:eastAsia="Times New Roman"/>
                </w:rPr>
                <w:t xml:space="preserve">ARGO ITZCHAK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1BF6D07" w14:textId="77777777" w:rsidR="00A636E3" w:rsidRDefault="00A636E3" w:rsidP="00182145">
            <w:pPr>
              <w:bidi w:val="0"/>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7C6938B" w14:textId="77777777" w:rsidR="00A636E3" w:rsidRDefault="00A636E3" w:rsidP="00182145">
            <w:pPr>
              <w:bidi w:val="0"/>
              <w:rPr>
                <w:rFonts w:eastAsia="Times New Roman"/>
              </w:rPr>
            </w:pPr>
            <w:r>
              <w:rPr>
                <w:rFonts w:eastAsia="Times New Roman"/>
              </w:rPr>
              <w:t xml:space="preserve">Unassigned </w:t>
            </w:r>
          </w:p>
        </w:tc>
      </w:tr>
      <w:tr w:rsidR="00A636E3" w14:paraId="506D025D"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0D52F68" w14:textId="77777777" w:rsidR="00A636E3" w:rsidRDefault="00A636E3" w:rsidP="00182145">
            <w:pPr>
              <w:bidi w:val="0"/>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D888F10" w14:textId="77777777" w:rsidR="00A636E3" w:rsidRDefault="00A636E3" w:rsidP="00182145">
            <w:pPr>
              <w:bidi w:val="0"/>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AE509F8" w14:textId="77777777" w:rsidR="00A636E3" w:rsidRDefault="00A636E3" w:rsidP="00182145">
            <w:pPr>
              <w:bidi w:val="0"/>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FBC2890" w14:textId="77777777" w:rsidR="00A636E3" w:rsidRDefault="00A636E3" w:rsidP="00182145">
            <w:pPr>
              <w:bidi w:val="0"/>
              <w:rPr>
                <w:rFonts w:eastAsia="Times New Roman"/>
              </w:rPr>
            </w:pPr>
            <w:r>
              <w:rPr>
                <w:rFonts w:eastAsia="Times New Roman"/>
              </w:rPr>
              <w:t xml:space="preserve">0 </w:t>
            </w:r>
          </w:p>
        </w:tc>
      </w:tr>
      <w:tr w:rsidR="00A636E3" w14:paraId="5858936A"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0092C4" w14:textId="77777777" w:rsidR="00A636E3" w:rsidRDefault="00A636E3" w:rsidP="00182145">
            <w:pPr>
              <w:bidi w:val="0"/>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E0B08AD" w14:textId="77777777" w:rsidR="00A636E3" w:rsidRDefault="00A636E3" w:rsidP="00182145">
            <w:pPr>
              <w:bidi w:val="0"/>
              <w:rPr>
                <w:rFonts w:eastAsia="Times New Roman"/>
              </w:rPr>
            </w:pPr>
            <w:r>
              <w:rPr>
                <w:rFonts w:eastAsia="Times New Roman"/>
              </w:rPr>
              <w:t xml:space="preserve">None </w:t>
            </w:r>
          </w:p>
        </w:tc>
      </w:tr>
      <w:tr w:rsidR="00A636E3" w14:paraId="02272984"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1C222F" w14:textId="77777777" w:rsidR="00A636E3" w:rsidRDefault="00A636E3" w:rsidP="00182145">
            <w:pPr>
              <w:bidi w:val="0"/>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75850F9" w14:textId="77777777" w:rsidR="00A636E3" w:rsidRDefault="00A636E3" w:rsidP="00182145">
            <w:pPr>
              <w:bidi w:val="0"/>
              <w:rPr>
                <w:rFonts w:eastAsia="Times New Roman"/>
              </w:rPr>
            </w:pPr>
            <w:r>
              <w:rPr>
                <w:rFonts w:eastAsia="Times New Roman"/>
              </w:rPr>
              <w:t xml:space="preserve">Not Specified </w:t>
            </w:r>
          </w:p>
        </w:tc>
      </w:tr>
      <w:tr w:rsidR="00A636E3" w14:paraId="405AA8AB"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3706440" w14:textId="77777777" w:rsidR="00A636E3" w:rsidRDefault="00A636E3" w:rsidP="00182145">
            <w:pPr>
              <w:bidi w:val="0"/>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9C2C709" w14:textId="77777777" w:rsidR="00A636E3" w:rsidRDefault="00A636E3" w:rsidP="00182145">
            <w:pPr>
              <w:bidi w:val="0"/>
              <w:rPr>
                <w:rFonts w:eastAsia="Times New Roman"/>
              </w:rPr>
            </w:pPr>
            <w:r>
              <w:rPr>
                <w:rFonts w:eastAsia="Times New Roman"/>
              </w:rPr>
              <w:t xml:space="preserve">Not Specified </w:t>
            </w:r>
          </w:p>
        </w:tc>
      </w:tr>
      <w:tr w:rsidR="00A636E3" w14:paraId="4B23EF5C"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058075" w14:textId="77777777" w:rsidR="00A636E3" w:rsidRDefault="00A636E3" w:rsidP="00182145">
            <w:pPr>
              <w:bidi w:val="0"/>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B1E0E9F" w14:textId="77777777" w:rsidR="00A636E3" w:rsidRDefault="00A636E3" w:rsidP="00182145">
            <w:pPr>
              <w:bidi w:val="0"/>
              <w:rPr>
                <w:rFonts w:eastAsia="Times New Roman"/>
              </w:rPr>
            </w:pPr>
            <w:r>
              <w:rPr>
                <w:rFonts w:eastAsia="Times New Roman"/>
              </w:rPr>
              <w:t xml:space="preserve">Not Specified </w:t>
            </w:r>
          </w:p>
        </w:tc>
      </w:tr>
      <w:tr w:rsidR="00A636E3" w14:paraId="2EB1951F"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A2712B" w14:textId="77777777" w:rsidR="00A636E3" w:rsidRDefault="00A636E3" w:rsidP="00182145">
            <w:pPr>
              <w:bidi w:val="0"/>
              <w:rPr>
                <w:rFonts w:eastAsia="Times New Roman"/>
              </w:rPr>
            </w:pPr>
            <w:r>
              <w:rPr>
                <w:rFonts w:eastAsia="Times New Roman"/>
                <w:b/>
                <w:bCs/>
              </w:rPr>
              <w:t>Environment:</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DC42CE" w14:textId="77777777" w:rsidR="00A636E3" w:rsidRDefault="00A636E3" w:rsidP="00182145">
            <w:pPr>
              <w:pStyle w:val="NormalWeb"/>
            </w:pPr>
            <w:ins w:id="8" w:author="Unknown">
              <w:r>
                <w:rPr>
                  <w:b/>
                  <w:bCs/>
                  <w:rtl/>
                </w:rPr>
                <w:t>דפדפן</w:t>
              </w:r>
              <w:r>
                <w:rPr>
                  <w:b/>
                  <w:bCs/>
                </w:rPr>
                <w:t xml:space="preserve"> CHROME</w:t>
              </w:r>
            </w:ins>
          </w:p>
          <w:p w14:paraId="22FBBDEB" w14:textId="77777777" w:rsidR="00A636E3" w:rsidRDefault="00A636E3" w:rsidP="00182145">
            <w:pPr>
              <w:pStyle w:val="NormalWeb"/>
            </w:pPr>
            <w:ins w:id="9" w:author="Unknown">
              <w:r>
                <w:rPr>
                  <w:b/>
                  <w:bCs/>
                  <w:rtl/>
                </w:rPr>
                <w:t>גרסה 143.0.3650.8</w:t>
              </w:r>
            </w:ins>
          </w:p>
        </w:tc>
      </w:tr>
    </w:tbl>
    <w:p w14:paraId="6DB29B4E" w14:textId="77777777" w:rsidR="00A636E3" w:rsidRDefault="00A636E3" w:rsidP="00A636E3">
      <w:pPr>
        <w:bidi w:val="0"/>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168"/>
        <w:gridCol w:w="7122"/>
      </w:tblGrid>
      <w:tr w:rsidR="00A636E3" w14:paraId="621E5EF2" w14:textId="77777777" w:rsidTr="00A65788">
        <w:tc>
          <w:tcPr>
            <w:tcW w:w="704"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FCDF64" w14:textId="77777777" w:rsidR="00A636E3" w:rsidRDefault="00A636E3" w:rsidP="00182145">
            <w:pPr>
              <w:bidi w:val="0"/>
              <w:rPr>
                <w:rFonts w:eastAsia="Times New Roman"/>
              </w:rPr>
            </w:pPr>
            <w:r>
              <w:rPr>
                <w:rFonts w:eastAsia="Times New Roman"/>
                <w:b/>
                <w:bCs/>
              </w:rPr>
              <w:lastRenderedPageBreak/>
              <w:t>Attachments:</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12FA70" w14:textId="77777777" w:rsidR="00A636E3" w:rsidRDefault="00A636E3" w:rsidP="00182145">
            <w:pPr>
              <w:bidi w:val="0"/>
              <w:rPr>
                <w:rFonts w:eastAsia="Times New Roman"/>
              </w:rPr>
            </w:pPr>
            <w:r>
              <w:rPr>
                <w:rFonts w:hint="cs"/>
                <w:noProof/>
              </w:rPr>
              <w:drawing>
                <wp:inline distT="0" distB="0" distL="0" distR="0" wp14:anchorId="68550575" wp14:editId="5920ABE4">
                  <wp:extent cx="5270500" cy="3333750"/>
                  <wp:effectExtent l="0" t="0" r="6350" b="0"/>
                  <wp:docPr id="950645115"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0500" cy="3333750"/>
                          </a:xfrm>
                          <a:prstGeom prst="rect">
                            <a:avLst/>
                          </a:prstGeom>
                          <a:noFill/>
                          <a:ln>
                            <a:noFill/>
                          </a:ln>
                        </pic:spPr>
                      </pic:pic>
                    </a:graphicData>
                  </a:graphic>
                </wp:inline>
              </w:drawing>
            </w:r>
          </w:p>
        </w:tc>
      </w:tr>
    </w:tbl>
    <w:p w14:paraId="11C94D28" w14:textId="34A07D7D" w:rsidR="00A65788" w:rsidRPr="00B65CD5" w:rsidRDefault="00A65788" w:rsidP="00A65788">
      <w:pPr>
        <w:pStyle w:val="NormalWeb"/>
        <w:jc w:val="right"/>
        <w:rPr>
          <w:b/>
          <w:bCs/>
          <w:sz w:val="36"/>
          <w:szCs w:val="36"/>
          <w:u w:val="single"/>
          <w:rtl/>
        </w:rPr>
      </w:pPr>
      <w:r w:rsidRPr="00B65CD5">
        <w:rPr>
          <w:b/>
          <w:bCs/>
          <w:sz w:val="36"/>
          <w:szCs w:val="36"/>
          <w:u w:val="single"/>
          <w:rtl/>
        </w:rPr>
        <w:t>צעדים לשחזור</w:t>
      </w:r>
      <w:r>
        <w:rPr>
          <w:rFonts w:hint="cs"/>
          <w:b/>
          <w:bCs/>
          <w:sz w:val="36"/>
          <w:szCs w:val="36"/>
          <w:u w:val="single"/>
          <w:rtl/>
        </w:rPr>
        <w:t>:</w:t>
      </w:r>
    </w:p>
    <w:p w14:paraId="72A1A47C" w14:textId="0BFAE9F2" w:rsidR="00A65788" w:rsidRPr="00B65CD5" w:rsidRDefault="00A65788" w:rsidP="00A65788">
      <w:pPr>
        <w:pStyle w:val="NormalWeb"/>
        <w:jc w:val="right"/>
        <w:rPr>
          <w:sz w:val="36"/>
          <w:szCs w:val="36"/>
          <w:rtl/>
        </w:rPr>
      </w:pPr>
      <w:r w:rsidRPr="00B65CD5">
        <w:rPr>
          <w:rFonts w:hint="cs"/>
          <w:sz w:val="36"/>
          <w:szCs w:val="36"/>
          <w:rtl/>
        </w:rPr>
        <w:t>1.להכנס לאתר שופרסל אונליין</w:t>
      </w:r>
      <w:r>
        <w:rPr>
          <w:rFonts w:hint="cs"/>
          <w:sz w:val="36"/>
          <w:szCs w:val="36"/>
          <w:rtl/>
        </w:rPr>
        <w:t>.</w:t>
      </w:r>
    </w:p>
    <w:p w14:paraId="3E3028A6" w14:textId="33EDB1F8" w:rsidR="00A65788" w:rsidRPr="00B65CD5" w:rsidRDefault="00A65788" w:rsidP="00A65788">
      <w:pPr>
        <w:pStyle w:val="NormalWeb"/>
        <w:jc w:val="right"/>
        <w:rPr>
          <w:sz w:val="36"/>
          <w:szCs w:val="36"/>
          <w:rtl/>
        </w:rPr>
      </w:pPr>
      <w:r w:rsidRPr="00B65CD5">
        <w:rPr>
          <w:rFonts w:hint="cs"/>
          <w:sz w:val="36"/>
          <w:szCs w:val="36"/>
          <w:rtl/>
        </w:rPr>
        <w:t>2.להכנס לקטגוריית ויטמינים</w:t>
      </w:r>
      <w:r>
        <w:rPr>
          <w:rFonts w:hint="cs"/>
          <w:sz w:val="36"/>
          <w:szCs w:val="36"/>
          <w:rtl/>
        </w:rPr>
        <w:t>.</w:t>
      </w:r>
    </w:p>
    <w:p w14:paraId="58944F08" w14:textId="32AF829C" w:rsidR="00A65788" w:rsidRPr="00B65CD5" w:rsidRDefault="00A65788" w:rsidP="00A65788">
      <w:pPr>
        <w:pStyle w:val="NormalWeb"/>
        <w:jc w:val="right"/>
        <w:rPr>
          <w:sz w:val="36"/>
          <w:szCs w:val="36"/>
        </w:rPr>
      </w:pPr>
      <w:r w:rsidRPr="00B65CD5">
        <w:rPr>
          <w:rFonts w:hint="cs"/>
          <w:sz w:val="36"/>
          <w:szCs w:val="36"/>
          <w:rtl/>
        </w:rPr>
        <w:t>3.להוסיף 5 יח' של המוצר ויטמין</w:t>
      </w:r>
      <w:r>
        <w:rPr>
          <w:rFonts w:hint="cs"/>
          <w:sz w:val="36"/>
          <w:szCs w:val="36"/>
          <w:rtl/>
        </w:rPr>
        <w:t>.</w:t>
      </w:r>
    </w:p>
    <w:p w14:paraId="4CA8C0DE" w14:textId="39AD4BE7" w:rsidR="00A65788" w:rsidRPr="00B65CD5" w:rsidRDefault="00A65788" w:rsidP="00A65788">
      <w:pPr>
        <w:pStyle w:val="NormalWeb"/>
        <w:jc w:val="right"/>
        <w:rPr>
          <w:sz w:val="36"/>
          <w:szCs w:val="36"/>
          <w:rtl/>
        </w:rPr>
      </w:pPr>
      <w:r w:rsidRPr="00B65CD5">
        <w:rPr>
          <w:rFonts w:hint="cs"/>
          <w:sz w:val="36"/>
          <w:szCs w:val="36"/>
          <w:rtl/>
        </w:rPr>
        <w:t>4.להכנס לתפריט פארם וקוסמטיקה</w:t>
      </w:r>
      <w:r>
        <w:rPr>
          <w:rFonts w:hint="cs"/>
          <w:sz w:val="36"/>
          <w:szCs w:val="36"/>
          <w:rtl/>
        </w:rPr>
        <w:t>.</w:t>
      </w:r>
    </w:p>
    <w:p w14:paraId="00FBF21F" w14:textId="4845A3F3" w:rsidR="00A65788" w:rsidRPr="00B65CD5" w:rsidRDefault="00A65788" w:rsidP="00A65788">
      <w:pPr>
        <w:pStyle w:val="NormalWeb"/>
        <w:jc w:val="right"/>
        <w:rPr>
          <w:sz w:val="36"/>
          <w:szCs w:val="36"/>
          <w:rtl/>
        </w:rPr>
      </w:pPr>
      <w:r w:rsidRPr="00B65CD5">
        <w:rPr>
          <w:rFonts w:hint="cs"/>
          <w:sz w:val="36"/>
          <w:szCs w:val="36"/>
          <w:rtl/>
        </w:rPr>
        <w:t>5.להוסיף 5 יח' של המוצר בושם</w:t>
      </w:r>
      <w:r>
        <w:rPr>
          <w:rFonts w:hint="cs"/>
          <w:sz w:val="36"/>
          <w:szCs w:val="36"/>
          <w:rtl/>
        </w:rPr>
        <w:t>.</w:t>
      </w:r>
    </w:p>
    <w:p w14:paraId="5C845132" w14:textId="3464BA7F" w:rsidR="00A65788" w:rsidRPr="00B65CD5" w:rsidRDefault="00A65788" w:rsidP="00A65788">
      <w:pPr>
        <w:pStyle w:val="NormalWeb"/>
        <w:jc w:val="right"/>
        <w:rPr>
          <w:b/>
          <w:bCs/>
          <w:sz w:val="36"/>
          <w:szCs w:val="36"/>
          <w:u w:val="single"/>
        </w:rPr>
      </w:pPr>
      <w:r w:rsidRPr="00B65CD5">
        <w:rPr>
          <w:b/>
          <w:bCs/>
          <w:sz w:val="36"/>
          <w:szCs w:val="36"/>
          <w:u w:val="single"/>
          <w:rtl/>
        </w:rPr>
        <w:t>תוצאה צפויה</w:t>
      </w:r>
      <w:r>
        <w:rPr>
          <w:rFonts w:hint="cs"/>
          <w:b/>
          <w:bCs/>
          <w:sz w:val="36"/>
          <w:szCs w:val="36"/>
          <w:u w:val="single"/>
          <w:rtl/>
        </w:rPr>
        <w:t>:</w:t>
      </w:r>
    </w:p>
    <w:p w14:paraId="5B2BE55F" w14:textId="77777777" w:rsidR="00A65788" w:rsidRPr="00B65CD5" w:rsidRDefault="00A65788" w:rsidP="00A65788">
      <w:pPr>
        <w:pStyle w:val="NormalWeb"/>
        <w:jc w:val="right"/>
        <w:rPr>
          <w:sz w:val="36"/>
          <w:szCs w:val="36"/>
          <w:rtl/>
        </w:rPr>
      </w:pPr>
      <w:r w:rsidRPr="00B65CD5">
        <w:rPr>
          <w:rFonts w:hint="cs"/>
          <w:sz w:val="36"/>
          <w:szCs w:val="36"/>
          <w:rtl/>
        </w:rPr>
        <w:t>צריך לראות את שני המוצרים עם כמות שווה של 5 יח' לכל מוצר.</w:t>
      </w:r>
    </w:p>
    <w:p w14:paraId="3E0B5CA1" w14:textId="75B50516" w:rsidR="00A65788" w:rsidRPr="00B65CD5" w:rsidRDefault="00A65788" w:rsidP="00A65788">
      <w:pPr>
        <w:pStyle w:val="NormalWeb"/>
        <w:jc w:val="right"/>
        <w:rPr>
          <w:b/>
          <w:bCs/>
          <w:sz w:val="36"/>
          <w:szCs w:val="36"/>
          <w:u w:val="single"/>
          <w:rtl/>
        </w:rPr>
      </w:pPr>
      <w:r w:rsidRPr="00B65CD5">
        <w:rPr>
          <w:b/>
          <w:bCs/>
          <w:sz w:val="36"/>
          <w:szCs w:val="36"/>
          <w:u w:val="single"/>
          <w:rtl/>
        </w:rPr>
        <w:t>תוצאה בפועל</w:t>
      </w:r>
      <w:r>
        <w:rPr>
          <w:rFonts w:hint="cs"/>
          <w:b/>
          <w:bCs/>
          <w:sz w:val="36"/>
          <w:szCs w:val="36"/>
          <w:u w:val="single"/>
          <w:rtl/>
        </w:rPr>
        <w:t>:</w:t>
      </w:r>
    </w:p>
    <w:p w14:paraId="54ED74A3" w14:textId="77777777" w:rsidR="00A65788" w:rsidRPr="00B65CD5" w:rsidRDefault="00A65788" w:rsidP="00A65788">
      <w:pPr>
        <w:pStyle w:val="NormalWeb"/>
        <w:jc w:val="right"/>
        <w:rPr>
          <w:sz w:val="36"/>
          <w:szCs w:val="36"/>
        </w:rPr>
      </w:pPr>
      <w:r w:rsidRPr="00B65CD5">
        <w:rPr>
          <w:rFonts w:hint="cs"/>
          <w:sz w:val="36"/>
          <w:szCs w:val="36"/>
          <w:rtl/>
        </w:rPr>
        <w:t>אפשר להוסיף עד 4 פריטים לבושם.</w:t>
      </w:r>
    </w:p>
    <w:p w14:paraId="246278CC" w14:textId="77777777" w:rsidR="00A636E3" w:rsidRDefault="00A636E3" w:rsidP="00A636E3">
      <w:pPr>
        <w:bidi w:val="0"/>
        <w:rPr>
          <w:rFonts w:eastAsia="Times New Roman"/>
        </w:rPr>
      </w:pPr>
    </w:p>
    <w:p w14:paraId="70C0F137" w14:textId="77777777" w:rsidR="00030AE4" w:rsidRDefault="00030AE4" w:rsidP="0001751D">
      <w:pPr>
        <w:rPr>
          <w:rtl/>
        </w:rPr>
      </w:pPr>
    </w:p>
    <w:tbl>
      <w:tblPr>
        <w:tblW w:w="5000" w:type="pct"/>
        <w:shd w:val="clear" w:color="auto" w:fill="FFFFFF"/>
        <w:tblCellMar>
          <w:left w:w="0" w:type="dxa"/>
          <w:right w:w="0" w:type="dxa"/>
        </w:tblCellMar>
        <w:tblLook w:val="04A0" w:firstRow="1" w:lastRow="0" w:firstColumn="1" w:lastColumn="0" w:noHBand="0" w:noVBand="1"/>
      </w:tblPr>
      <w:tblGrid>
        <w:gridCol w:w="1658"/>
        <w:gridCol w:w="6632"/>
      </w:tblGrid>
      <w:tr w:rsidR="00DB370E" w14:paraId="7F5B10D6" w14:textId="77777777" w:rsidTr="00182145">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9092C4" w14:textId="77777777" w:rsidR="00DB370E" w:rsidRDefault="00DB370E" w:rsidP="00182145">
            <w:pPr>
              <w:pStyle w:val="3"/>
              <w:bidi w:val="0"/>
              <w:rPr>
                <w:rFonts w:eastAsia="Times New Roman"/>
                <w:sz w:val="27"/>
                <w:szCs w:val="27"/>
              </w:rPr>
            </w:pPr>
            <w:r>
              <w:rPr>
                <w:rFonts w:eastAsia="Times New Roman"/>
              </w:rPr>
              <w:lastRenderedPageBreak/>
              <w:t>[SO-9] </w:t>
            </w:r>
            <w:hyperlink r:id="rId41" w:history="1">
              <w:r>
                <w:rPr>
                  <w:rStyle w:val="Hyperlink"/>
                  <w:rFonts w:eastAsia="Times New Roman"/>
                  <w:rtl/>
                </w:rPr>
                <w:t>באזור כניסה של המשתמש ניתן להקליד אותיות לא חוקיות לטקסט של אימייל</w:t>
              </w:r>
            </w:hyperlink>
            <w:r>
              <w:rPr>
                <w:rFonts w:eastAsia="Times New Roman"/>
              </w:rPr>
              <w:t xml:space="preserve"> </w:t>
            </w:r>
          </w:p>
        </w:tc>
      </w:tr>
      <w:tr w:rsidR="00DB370E" w14:paraId="47229321"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A1E551" w14:textId="77777777" w:rsidR="00DB370E" w:rsidRDefault="00DB370E" w:rsidP="00182145">
            <w:pPr>
              <w:bidi w:val="0"/>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4E743D8" w14:textId="77777777" w:rsidR="00DB370E" w:rsidRDefault="00DB370E" w:rsidP="00182145">
            <w:pPr>
              <w:bidi w:val="0"/>
              <w:rPr>
                <w:rFonts w:eastAsia="Times New Roman"/>
              </w:rPr>
            </w:pPr>
            <w:r>
              <w:rPr>
                <w:rFonts w:eastAsia="Times New Roman"/>
              </w:rPr>
              <w:t>To Do</w:t>
            </w:r>
          </w:p>
        </w:tc>
      </w:tr>
      <w:tr w:rsidR="00DB370E" w14:paraId="3420BA7C"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7334C7" w14:textId="77777777" w:rsidR="00DB370E" w:rsidRDefault="00DB370E" w:rsidP="00182145">
            <w:pPr>
              <w:bidi w:val="0"/>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BC7D54" w14:textId="77777777" w:rsidR="00DB370E" w:rsidRDefault="00DB370E" w:rsidP="00182145">
            <w:pPr>
              <w:bidi w:val="0"/>
              <w:rPr>
                <w:rFonts w:eastAsia="Times New Roman"/>
              </w:rPr>
            </w:pPr>
            <w:hyperlink r:id="rId42" w:history="1">
              <w:proofErr w:type="spellStart"/>
              <w:r>
                <w:rPr>
                  <w:rStyle w:val="Hyperlink"/>
                  <w:rFonts w:eastAsia="Times New Roman"/>
                </w:rPr>
                <w:t>Shufersal</w:t>
              </w:r>
              <w:proofErr w:type="spellEnd"/>
              <w:r>
                <w:rPr>
                  <w:rStyle w:val="Hyperlink"/>
                  <w:rFonts w:eastAsia="Times New Roman"/>
                </w:rPr>
                <w:t xml:space="preserve"> Online</w:t>
              </w:r>
            </w:hyperlink>
          </w:p>
        </w:tc>
      </w:tr>
      <w:tr w:rsidR="00DB370E" w14:paraId="1FD07ED7"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9EFF03" w14:textId="77777777" w:rsidR="00DB370E" w:rsidRDefault="00DB370E" w:rsidP="00182145">
            <w:pPr>
              <w:bidi w:val="0"/>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CA9F95E" w14:textId="77777777" w:rsidR="00DB370E" w:rsidRDefault="00DB370E" w:rsidP="00182145">
            <w:pPr>
              <w:bidi w:val="0"/>
              <w:rPr>
                <w:rFonts w:eastAsia="Times New Roman"/>
              </w:rPr>
            </w:pPr>
            <w:r>
              <w:rPr>
                <w:rFonts w:eastAsia="Times New Roman"/>
              </w:rPr>
              <w:t xml:space="preserve">None </w:t>
            </w:r>
          </w:p>
        </w:tc>
      </w:tr>
      <w:tr w:rsidR="00DB370E" w14:paraId="4E83F27F"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9EC2F8" w14:textId="77777777" w:rsidR="00DB370E" w:rsidRDefault="00DB370E" w:rsidP="00182145">
            <w:pPr>
              <w:bidi w:val="0"/>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AA54CD" w14:textId="77777777" w:rsidR="00DB370E" w:rsidRDefault="00DB370E" w:rsidP="00182145">
            <w:pPr>
              <w:bidi w:val="0"/>
              <w:rPr>
                <w:rFonts w:eastAsia="Times New Roman"/>
              </w:rPr>
            </w:pPr>
            <w:r>
              <w:rPr>
                <w:rFonts w:eastAsia="Times New Roman"/>
              </w:rPr>
              <w:t xml:space="preserve">None </w:t>
            </w:r>
          </w:p>
        </w:tc>
      </w:tr>
      <w:tr w:rsidR="00DB370E" w14:paraId="0BA26A3E"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FACA8E" w14:textId="77777777" w:rsidR="00DB370E" w:rsidRDefault="00DB370E" w:rsidP="00182145">
            <w:pPr>
              <w:bidi w:val="0"/>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3969F3" w14:textId="77777777" w:rsidR="00DB370E" w:rsidRDefault="00DB370E" w:rsidP="00182145">
            <w:pPr>
              <w:bidi w:val="0"/>
              <w:rPr>
                <w:rFonts w:eastAsia="Times New Roman"/>
              </w:rPr>
            </w:pPr>
            <w:r>
              <w:rPr>
                <w:rFonts w:eastAsia="Times New Roman"/>
              </w:rPr>
              <w:t xml:space="preserve">None </w:t>
            </w:r>
          </w:p>
        </w:tc>
      </w:tr>
    </w:tbl>
    <w:p w14:paraId="70D293A1" w14:textId="77777777" w:rsidR="00DB370E" w:rsidRDefault="00DB370E" w:rsidP="00DB370E">
      <w:pPr>
        <w:bidi w:val="0"/>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658"/>
        <w:gridCol w:w="2487"/>
        <w:gridCol w:w="1658"/>
        <w:gridCol w:w="2487"/>
      </w:tblGrid>
      <w:tr w:rsidR="00DB370E" w14:paraId="7EE4EE7D"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766FCA" w14:textId="77777777" w:rsidR="00DB370E" w:rsidRDefault="00DB370E" w:rsidP="00182145">
            <w:pPr>
              <w:bidi w:val="0"/>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AB6C3B" w14:textId="77777777" w:rsidR="00DB370E" w:rsidRDefault="00DB370E" w:rsidP="00182145">
            <w:pPr>
              <w:bidi w:val="0"/>
              <w:rPr>
                <w:rFonts w:eastAsia="Times New Roman"/>
              </w:rPr>
            </w:pPr>
            <w:r>
              <w:rPr>
                <w:rFonts w:eastAsia="Times New Roman"/>
              </w:rPr>
              <w:t xml:space="preserve">Bug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E63D0B9" w14:textId="77777777" w:rsidR="00DB370E" w:rsidRDefault="00DB370E" w:rsidP="00182145">
            <w:pPr>
              <w:bidi w:val="0"/>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64B3960" w14:textId="77777777" w:rsidR="00DB370E" w:rsidRDefault="00DB370E" w:rsidP="00182145">
            <w:pPr>
              <w:bidi w:val="0"/>
              <w:rPr>
                <w:rFonts w:eastAsia="Times New Roman"/>
              </w:rPr>
            </w:pPr>
            <w:r>
              <w:rPr>
                <w:rFonts w:eastAsia="Times New Roman"/>
              </w:rPr>
              <w:t xml:space="preserve">Medium </w:t>
            </w:r>
          </w:p>
        </w:tc>
      </w:tr>
      <w:tr w:rsidR="00DB370E" w14:paraId="145332BA"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9E30B7" w14:textId="77777777" w:rsidR="00DB370E" w:rsidRDefault="00DB370E" w:rsidP="00182145">
            <w:pPr>
              <w:bidi w:val="0"/>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2BFA755" w14:textId="77777777" w:rsidR="00DB370E" w:rsidRDefault="00DB370E" w:rsidP="00182145">
            <w:pPr>
              <w:bidi w:val="0"/>
              <w:rPr>
                <w:rFonts w:eastAsia="Times New Roman"/>
              </w:rPr>
            </w:pPr>
            <w:hyperlink r:id="rId43" w:history="1">
              <w:r>
                <w:rPr>
                  <w:rStyle w:val="Hyperlink"/>
                  <w:rFonts w:eastAsia="Times New Roman"/>
                </w:rPr>
                <w:t xml:space="preserve">ARGO ITZCHAK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D835353" w14:textId="77777777" w:rsidR="00DB370E" w:rsidRDefault="00DB370E" w:rsidP="00182145">
            <w:pPr>
              <w:bidi w:val="0"/>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220831F" w14:textId="77777777" w:rsidR="00DB370E" w:rsidRDefault="00DB370E" w:rsidP="00182145">
            <w:pPr>
              <w:bidi w:val="0"/>
              <w:rPr>
                <w:rFonts w:eastAsia="Times New Roman"/>
              </w:rPr>
            </w:pPr>
            <w:r>
              <w:rPr>
                <w:rFonts w:eastAsia="Times New Roman"/>
              </w:rPr>
              <w:t xml:space="preserve">Unassigned </w:t>
            </w:r>
          </w:p>
        </w:tc>
      </w:tr>
      <w:tr w:rsidR="00DB370E" w14:paraId="5AC65956"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6CDC3B7" w14:textId="77777777" w:rsidR="00DB370E" w:rsidRDefault="00DB370E" w:rsidP="00182145">
            <w:pPr>
              <w:bidi w:val="0"/>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EDA1B86" w14:textId="77777777" w:rsidR="00DB370E" w:rsidRDefault="00DB370E" w:rsidP="00182145">
            <w:pPr>
              <w:bidi w:val="0"/>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5EA792" w14:textId="77777777" w:rsidR="00DB370E" w:rsidRDefault="00DB370E" w:rsidP="00182145">
            <w:pPr>
              <w:bidi w:val="0"/>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A4F2EE1" w14:textId="77777777" w:rsidR="00DB370E" w:rsidRDefault="00DB370E" w:rsidP="00182145">
            <w:pPr>
              <w:bidi w:val="0"/>
              <w:rPr>
                <w:rFonts w:eastAsia="Times New Roman"/>
              </w:rPr>
            </w:pPr>
            <w:r>
              <w:rPr>
                <w:rFonts w:eastAsia="Times New Roman"/>
              </w:rPr>
              <w:t xml:space="preserve">0 </w:t>
            </w:r>
          </w:p>
        </w:tc>
      </w:tr>
      <w:tr w:rsidR="00DB370E" w14:paraId="3569EC8E"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5E1A2D" w14:textId="77777777" w:rsidR="00DB370E" w:rsidRDefault="00DB370E" w:rsidP="00182145">
            <w:pPr>
              <w:bidi w:val="0"/>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31EF355" w14:textId="77777777" w:rsidR="00DB370E" w:rsidRDefault="00DB370E" w:rsidP="00182145">
            <w:pPr>
              <w:bidi w:val="0"/>
              <w:rPr>
                <w:rFonts w:eastAsia="Times New Roman"/>
              </w:rPr>
            </w:pPr>
            <w:r>
              <w:rPr>
                <w:rFonts w:eastAsia="Times New Roman"/>
              </w:rPr>
              <w:t xml:space="preserve">None </w:t>
            </w:r>
          </w:p>
        </w:tc>
      </w:tr>
      <w:tr w:rsidR="00DB370E" w14:paraId="02245859"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A4D3E9" w14:textId="77777777" w:rsidR="00DB370E" w:rsidRDefault="00DB370E" w:rsidP="00182145">
            <w:pPr>
              <w:bidi w:val="0"/>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D6260B2" w14:textId="77777777" w:rsidR="00DB370E" w:rsidRDefault="00DB370E" w:rsidP="00182145">
            <w:pPr>
              <w:bidi w:val="0"/>
              <w:rPr>
                <w:rFonts w:eastAsia="Times New Roman"/>
              </w:rPr>
            </w:pPr>
            <w:r>
              <w:rPr>
                <w:rFonts w:eastAsia="Times New Roman"/>
              </w:rPr>
              <w:t xml:space="preserve">Not Specified </w:t>
            </w:r>
          </w:p>
        </w:tc>
      </w:tr>
      <w:tr w:rsidR="00DB370E" w14:paraId="69F3E4CC"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75DECFA" w14:textId="77777777" w:rsidR="00DB370E" w:rsidRDefault="00DB370E" w:rsidP="00182145">
            <w:pPr>
              <w:bidi w:val="0"/>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95917D3" w14:textId="77777777" w:rsidR="00DB370E" w:rsidRDefault="00DB370E" w:rsidP="00182145">
            <w:pPr>
              <w:bidi w:val="0"/>
              <w:rPr>
                <w:rFonts w:eastAsia="Times New Roman"/>
              </w:rPr>
            </w:pPr>
            <w:r>
              <w:rPr>
                <w:rFonts w:eastAsia="Times New Roman"/>
              </w:rPr>
              <w:t xml:space="preserve">Not Specified </w:t>
            </w:r>
          </w:p>
        </w:tc>
      </w:tr>
      <w:tr w:rsidR="00DB370E" w14:paraId="746DFFAE"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C9D5CB8" w14:textId="77777777" w:rsidR="00DB370E" w:rsidRDefault="00DB370E" w:rsidP="00182145">
            <w:pPr>
              <w:bidi w:val="0"/>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BFAED4A" w14:textId="77777777" w:rsidR="00DB370E" w:rsidRDefault="00DB370E" w:rsidP="00182145">
            <w:pPr>
              <w:bidi w:val="0"/>
              <w:rPr>
                <w:rFonts w:eastAsia="Times New Roman"/>
              </w:rPr>
            </w:pPr>
            <w:r>
              <w:rPr>
                <w:rFonts w:eastAsia="Times New Roman"/>
              </w:rPr>
              <w:t xml:space="preserve">Not Specified </w:t>
            </w:r>
          </w:p>
        </w:tc>
      </w:tr>
      <w:tr w:rsidR="00DB370E" w14:paraId="6782F249"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AF6A136" w14:textId="77777777" w:rsidR="00DB370E" w:rsidRDefault="00DB370E" w:rsidP="00182145">
            <w:pPr>
              <w:bidi w:val="0"/>
              <w:rPr>
                <w:rFonts w:eastAsia="Times New Roman"/>
              </w:rPr>
            </w:pPr>
            <w:r>
              <w:rPr>
                <w:rFonts w:eastAsia="Times New Roman"/>
                <w:b/>
                <w:bCs/>
              </w:rPr>
              <w:t>Environment:</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9356C8" w14:textId="77777777" w:rsidR="00DB370E" w:rsidRDefault="00DB370E" w:rsidP="00182145">
            <w:pPr>
              <w:pStyle w:val="NormalWeb"/>
            </w:pPr>
            <w:ins w:id="10" w:author="Unknown">
              <w:r>
                <w:rPr>
                  <w:b/>
                  <w:bCs/>
                  <w:rtl/>
                </w:rPr>
                <w:t>דפדפן</w:t>
              </w:r>
              <w:r>
                <w:rPr>
                  <w:b/>
                  <w:bCs/>
                </w:rPr>
                <w:t xml:space="preserve"> CHROME</w:t>
              </w:r>
            </w:ins>
          </w:p>
          <w:p w14:paraId="0974F90C" w14:textId="77777777" w:rsidR="00DB370E" w:rsidRDefault="00DB370E" w:rsidP="00182145">
            <w:pPr>
              <w:pStyle w:val="NormalWeb"/>
            </w:pPr>
            <w:ins w:id="11" w:author="Unknown">
              <w:r>
                <w:rPr>
                  <w:b/>
                  <w:bCs/>
                  <w:rtl/>
                </w:rPr>
                <w:t>גרסה 143.0.3650.8</w:t>
              </w:r>
            </w:ins>
          </w:p>
        </w:tc>
      </w:tr>
    </w:tbl>
    <w:p w14:paraId="2595CBD0" w14:textId="77777777" w:rsidR="00DB370E" w:rsidRDefault="00DB370E" w:rsidP="00DB370E">
      <w:pPr>
        <w:bidi w:val="0"/>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358"/>
        <w:gridCol w:w="6932"/>
      </w:tblGrid>
      <w:tr w:rsidR="00DB370E" w14:paraId="0723B104" w14:textId="77777777" w:rsidTr="00A65788">
        <w:tc>
          <w:tcPr>
            <w:tcW w:w="819"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EB8B69C" w14:textId="77777777" w:rsidR="00DB370E" w:rsidRDefault="00DB370E" w:rsidP="00182145">
            <w:pPr>
              <w:bidi w:val="0"/>
              <w:rPr>
                <w:rFonts w:eastAsia="Times New Roman"/>
              </w:rPr>
            </w:pPr>
            <w:r>
              <w:rPr>
                <w:rFonts w:eastAsia="Times New Roman"/>
                <w:b/>
                <w:bCs/>
              </w:rPr>
              <w:lastRenderedPageBreak/>
              <w:t>Attachments:</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428CE4" w14:textId="77777777" w:rsidR="00DB370E" w:rsidRDefault="00DB370E" w:rsidP="00182145">
            <w:pPr>
              <w:bidi w:val="0"/>
              <w:rPr>
                <w:rFonts w:eastAsia="Times New Roman"/>
              </w:rPr>
            </w:pPr>
            <w:r>
              <w:rPr>
                <w:noProof/>
              </w:rPr>
              <w:drawing>
                <wp:inline distT="0" distB="0" distL="0" distR="0" wp14:anchorId="63FEB32C" wp14:editId="3D2C7ED1">
                  <wp:extent cx="4385741" cy="2927350"/>
                  <wp:effectExtent l="0" t="0" r="0" b="6350"/>
                  <wp:docPr id="928400421"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91087" cy="2930918"/>
                          </a:xfrm>
                          <a:prstGeom prst="rect">
                            <a:avLst/>
                          </a:prstGeom>
                          <a:noFill/>
                          <a:ln>
                            <a:noFill/>
                          </a:ln>
                        </pic:spPr>
                      </pic:pic>
                    </a:graphicData>
                  </a:graphic>
                </wp:inline>
              </w:drawing>
            </w:r>
          </w:p>
        </w:tc>
      </w:tr>
    </w:tbl>
    <w:p w14:paraId="294ADE17" w14:textId="77777777" w:rsidR="00A65788" w:rsidRPr="00ED0906" w:rsidRDefault="00A65788" w:rsidP="00A65788">
      <w:pPr>
        <w:pStyle w:val="NormalWeb"/>
        <w:jc w:val="right"/>
        <w:rPr>
          <w:b/>
          <w:bCs/>
          <w:sz w:val="36"/>
          <w:szCs w:val="36"/>
          <w:u w:val="single"/>
          <w:rtl/>
        </w:rPr>
      </w:pPr>
      <w:r w:rsidRPr="00ED0906">
        <w:rPr>
          <w:b/>
          <w:bCs/>
          <w:sz w:val="36"/>
          <w:szCs w:val="36"/>
          <w:u w:val="single"/>
          <w:rtl/>
        </w:rPr>
        <w:t>צעדים לשחזור</w:t>
      </w:r>
      <w:r w:rsidRPr="00ED0906">
        <w:rPr>
          <w:rFonts w:hint="cs"/>
          <w:b/>
          <w:bCs/>
          <w:sz w:val="36"/>
          <w:szCs w:val="36"/>
          <w:u w:val="single"/>
          <w:rtl/>
        </w:rPr>
        <w:t>:</w:t>
      </w:r>
    </w:p>
    <w:p w14:paraId="3836D44D" w14:textId="08C0F531" w:rsidR="00A65788" w:rsidRPr="00ED0906" w:rsidRDefault="00A65788" w:rsidP="00A65788">
      <w:pPr>
        <w:pStyle w:val="NormalWeb"/>
        <w:jc w:val="right"/>
        <w:rPr>
          <w:sz w:val="36"/>
          <w:szCs w:val="36"/>
          <w:rtl/>
        </w:rPr>
      </w:pPr>
      <w:r w:rsidRPr="00ED0906">
        <w:rPr>
          <w:rFonts w:hint="cs"/>
          <w:sz w:val="36"/>
          <w:szCs w:val="36"/>
          <w:rtl/>
        </w:rPr>
        <w:t>1.להכנס לאתר שופרסל אונליין</w:t>
      </w:r>
      <w:r>
        <w:rPr>
          <w:rFonts w:hint="cs"/>
          <w:sz w:val="36"/>
          <w:szCs w:val="36"/>
          <w:rtl/>
        </w:rPr>
        <w:t>.</w:t>
      </w:r>
    </w:p>
    <w:p w14:paraId="2A7B4D70" w14:textId="6D8B1C89" w:rsidR="00A65788" w:rsidRPr="00ED0906" w:rsidRDefault="00A65788" w:rsidP="00A65788">
      <w:pPr>
        <w:pStyle w:val="NormalWeb"/>
        <w:jc w:val="right"/>
        <w:rPr>
          <w:sz w:val="36"/>
          <w:szCs w:val="36"/>
          <w:rtl/>
        </w:rPr>
      </w:pPr>
      <w:r w:rsidRPr="00ED0906">
        <w:rPr>
          <w:rFonts w:hint="cs"/>
          <w:sz w:val="36"/>
          <w:szCs w:val="36"/>
          <w:rtl/>
        </w:rPr>
        <w:t>2.להכנס לחלון התחברות ("כניסה")</w:t>
      </w:r>
      <w:r>
        <w:rPr>
          <w:rFonts w:hint="cs"/>
          <w:sz w:val="36"/>
          <w:szCs w:val="36"/>
          <w:rtl/>
        </w:rPr>
        <w:t>.</w:t>
      </w:r>
    </w:p>
    <w:p w14:paraId="575695C2" w14:textId="0CD29568" w:rsidR="00A65788" w:rsidRPr="00ED0906" w:rsidRDefault="00A65788" w:rsidP="00A65788">
      <w:pPr>
        <w:pStyle w:val="NormalWeb"/>
        <w:jc w:val="right"/>
        <w:rPr>
          <w:sz w:val="36"/>
          <w:szCs w:val="36"/>
          <w:rtl/>
        </w:rPr>
      </w:pPr>
      <w:r w:rsidRPr="00ED0906">
        <w:rPr>
          <w:rFonts w:hint="cs"/>
          <w:sz w:val="36"/>
          <w:szCs w:val="36"/>
          <w:rtl/>
        </w:rPr>
        <w:t>3.להקליד  ^^***!:::::$$$ תווים בשדה של האימייל</w:t>
      </w:r>
      <w:r>
        <w:rPr>
          <w:rFonts w:hint="cs"/>
          <w:sz w:val="36"/>
          <w:szCs w:val="36"/>
          <w:rtl/>
        </w:rPr>
        <w:t>.</w:t>
      </w:r>
    </w:p>
    <w:p w14:paraId="2FBC05AD" w14:textId="59B3CCDB" w:rsidR="00A65788" w:rsidRDefault="00A65788" w:rsidP="00A65788">
      <w:pPr>
        <w:pStyle w:val="NormalWeb"/>
        <w:jc w:val="right"/>
        <w:rPr>
          <w:b/>
          <w:bCs/>
          <w:sz w:val="36"/>
          <w:szCs w:val="36"/>
          <w:u w:val="single"/>
        </w:rPr>
      </w:pPr>
      <w:r w:rsidRPr="00ED0906">
        <w:rPr>
          <w:b/>
          <w:bCs/>
          <w:sz w:val="36"/>
          <w:szCs w:val="36"/>
          <w:u w:val="single"/>
          <w:rtl/>
        </w:rPr>
        <w:t>תוצאה צפויה</w:t>
      </w:r>
      <w:r>
        <w:rPr>
          <w:rFonts w:hint="cs"/>
          <w:b/>
          <w:bCs/>
          <w:sz w:val="36"/>
          <w:szCs w:val="36"/>
          <w:u w:val="single"/>
          <w:rtl/>
        </w:rPr>
        <w:t>:</w:t>
      </w:r>
    </w:p>
    <w:p w14:paraId="5B327B4A" w14:textId="77777777" w:rsidR="00A65788" w:rsidRPr="00ED0906" w:rsidRDefault="00A65788" w:rsidP="00A65788">
      <w:pPr>
        <w:pStyle w:val="NormalWeb"/>
        <w:jc w:val="right"/>
        <w:rPr>
          <w:sz w:val="36"/>
          <w:szCs w:val="36"/>
        </w:rPr>
      </w:pPr>
      <w:r w:rsidRPr="00ED0906">
        <w:rPr>
          <w:rFonts w:hint="cs"/>
          <w:sz w:val="36"/>
          <w:szCs w:val="36"/>
          <w:rtl/>
        </w:rPr>
        <w:t>לקבל הודעת שגיאה ברורה על פעולה אסורה</w:t>
      </w:r>
    </w:p>
    <w:p w14:paraId="3AB09DA0" w14:textId="25577DA3" w:rsidR="00A65788" w:rsidRDefault="00A65788" w:rsidP="00A65788">
      <w:pPr>
        <w:pStyle w:val="NormalWeb"/>
        <w:jc w:val="right"/>
        <w:rPr>
          <w:b/>
          <w:bCs/>
          <w:sz w:val="36"/>
          <w:szCs w:val="36"/>
          <w:u w:val="single"/>
        </w:rPr>
      </w:pPr>
      <w:r w:rsidRPr="00ED0906">
        <w:rPr>
          <w:b/>
          <w:bCs/>
          <w:sz w:val="36"/>
          <w:szCs w:val="36"/>
          <w:u w:val="single"/>
          <w:rtl/>
        </w:rPr>
        <w:t>תוצאה בפועל</w:t>
      </w:r>
      <w:r>
        <w:rPr>
          <w:rFonts w:hint="cs"/>
          <w:b/>
          <w:bCs/>
          <w:sz w:val="36"/>
          <w:szCs w:val="36"/>
          <w:u w:val="single"/>
          <w:rtl/>
        </w:rPr>
        <w:t>:</w:t>
      </w:r>
    </w:p>
    <w:p w14:paraId="249BD181" w14:textId="77777777" w:rsidR="00A65788" w:rsidRPr="00ED0906" w:rsidRDefault="00A65788" w:rsidP="00A65788">
      <w:pPr>
        <w:pStyle w:val="NormalWeb"/>
        <w:jc w:val="right"/>
        <w:rPr>
          <w:sz w:val="36"/>
          <w:szCs w:val="36"/>
          <w:rtl/>
        </w:rPr>
      </w:pPr>
      <w:r w:rsidRPr="00ED0906">
        <w:rPr>
          <w:rFonts w:hint="cs"/>
          <w:sz w:val="36"/>
          <w:szCs w:val="36"/>
          <w:rtl/>
        </w:rPr>
        <w:t>לא קופץ שום הודעה על פעולה לא חוקית.</w:t>
      </w:r>
    </w:p>
    <w:p w14:paraId="3325D888" w14:textId="77777777" w:rsidR="00DB370E" w:rsidRDefault="00DB370E" w:rsidP="00DB370E">
      <w:pPr>
        <w:bidi w:val="0"/>
        <w:rPr>
          <w:rFonts w:eastAsia="Times New Roman"/>
        </w:rPr>
      </w:pPr>
    </w:p>
    <w:p w14:paraId="4DF0BA10" w14:textId="77777777" w:rsidR="00A636E3" w:rsidRDefault="00A636E3" w:rsidP="0001751D">
      <w:pPr>
        <w:rPr>
          <w:rtl/>
        </w:rPr>
      </w:pPr>
    </w:p>
    <w:p w14:paraId="271EDDCB" w14:textId="77777777" w:rsidR="00DB370E" w:rsidRDefault="00DB370E" w:rsidP="0001751D">
      <w:pPr>
        <w:rPr>
          <w:rtl/>
        </w:rPr>
      </w:pPr>
    </w:p>
    <w:p w14:paraId="662F7063" w14:textId="77777777" w:rsidR="00DB370E" w:rsidRDefault="00DB370E" w:rsidP="0001751D">
      <w:pPr>
        <w:rPr>
          <w:rtl/>
        </w:rPr>
      </w:pPr>
    </w:p>
    <w:p w14:paraId="44F77648" w14:textId="77777777" w:rsidR="00DB370E" w:rsidRDefault="00DB370E" w:rsidP="0001751D">
      <w:pPr>
        <w:rPr>
          <w:rtl/>
        </w:rPr>
      </w:pPr>
    </w:p>
    <w:p w14:paraId="64818CB5" w14:textId="77777777" w:rsidR="00DB370E" w:rsidRDefault="00DB370E" w:rsidP="0001751D">
      <w:pPr>
        <w:rPr>
          <w:rtl/>
        </w:rPr>
      </w:pPr>
    </w:p>
    <w:tbl>
      <w:tblPr>
        <w:tblW w:w="5000" w:type="pct"/>
        <w:shd w:val="clear" w:color="auto" w:fill="FFFFFF"/>
        <w:tblCellMar>
          <w:left w:w="0" w:type="dxa"/>
          <w:right w:w="0" w:type="dxa"/>
        </w:tblCellMar>
        <w:tblLook w:val="04A0" w:firstRow="1" w:lastRow="0" w:firstColumn="1" w:lastColumn="0" w:noHBand="0" w:noVBand="1"/>
      </w:tblPr>
      <w:tblGrid>
        <w:gridCol w:w="1658"/>
        <w:gridCol w:w="6632"/>
      </w:tblGrid>
      <w:tr w:rsidR="00CA3889" w14:paraId="6E130773" w14:textId="77777777" w:rsidTr="00182145">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FFF2D0" w14:textId="77777777" w:rsidR="00CA3889" w:rsidRDefault="00CA3889" w:rsidP="00182145">
            <w:pPr>
              <w:pStyle w:val="3"/>
              <w:bidi w:val="0"/>
              <w:rPr>
                <w:rFonts w:eastAsia="Times New Roman"/>
                <w:sz w:val="27"/>
                <w:szCs w:val="27"/>
              </w:rPr>
            </w:pPr>
            <w:r>
              <w:rPr>
                <w:rFonts w:eastAsia="Times New Roman"/>
              </w:rPr>
              <w:lastRenderedPageBreak/>
              <w:t>[SO-10] </w:t>
            </w:r>
            <w:hyperlink r:id="rId45" w:history="1">
              <w:r>
                <w:rPr>
                  <w:rStyle w:val="Hyperlink"/>
                  <w:rFonts w:eastAsia="Times New Roman"/>
                  <w:rtl/>
                </w:rPr>
                <w:t>אין הצגת מחיר על המוצר עצמו בתפריט מוצרים</w:t>
              </w:r>
            </w:hyperlink>
            <w:r>
              <w:rPr>
                <w:rFonts w:eastAsia="Times New Roman"/>
              </w:rPr>
              <w:t xml:space="preserve"> </w:t>
            </w:r>
          </w:p>
        </w:tc>
      </w:tr>
      <w:tr w:rsidR="00CA3889" w14:paraId="102CD1A6"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11CA93" w14:textId="77777777" w:rsidR="00CA3889" w:rsidRDefault="00CA3889" w:rsidP="00182145">
            <w:pPr>
              <w:bidi w:val="0"/>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49556BA" w14:textId="77777777" w:rsidR="00CA3889" w:rsidRDefault="00CA3889" w:rsidP="00182145">
            <w:pPr>
              <w:bidi w:val="0"/>
              <w:rPr>
                <w:rFonts w:eastAsia="Times New Roman"/>
              </w:rPr>
            </w:pPr>
            <w:r>
              <w:rPr>
                <w:rFonts w:eastAsia="Times New Roman"/>
              </w:rPr>
              <w:t>To Do</w:t>
            </w:r>
          </w:p>
        </w:tc>
      </w:tr>
      <w:tr w:rsidR="00CA3889" w14:paraId="21A53275"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738A00" w14:textId="77777777" w:rsidR="00CA3889" w:rsidRDefault="00CA3889" w:rsidP="00182145">
            <w:pPr>
              <w:bidi w:val="0"/>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81DA6C" w14:textId="77777777" w:rsidR="00CA3889" w:rsidRDefault="00CA3889" w:rsidP="00182145">
            <w:pPr>
              <w:bidi w:val="0"/>
              <w:rPr>
                <w:rFonts w:eastAsia="Times New Roman"/>
              </w:rPr>
            </w:pPr>
            <w:hyperlink r:id="rId46" w:history="1">
              <w:proofErr w:type="spellStart"/>
              <w:r>
                <w:rPr>
                  <w:rStyle w:val="Hyperlink"/>
                  <w:rFonts w:eastAsia="Times New Roman"/>
                </w:rPr>
                <w:t>Shufersal</w:t>
              </w:r>
              <w:proofErr w:type="spellEnd"/>
              <w:r>
                <w:rPr>
                  <w:rStyle w:val="Hyperlink"/>
                  <w:rFonts w:eastAsia="Times New Roman"/>
                </w:rPr>
                <w:t xml:space="preserve"> Online</w:t>
              </w:r>
            </w:hyperlink>
          </w:p>
        </w:tc>
      </w:tr>
      <w:tr w:rsidR="00CA3889" w14:paraId="2DEF33A8"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8D8872" w14:textId="77777777" w:rsidR="00CA3889" w:rsidRDefault="00CA3889" w:rsidP="00182145">
            <w:pPr>
              <w:bidi w:val="0"/>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5B8645E" w14:textId="77777777" w:rsidR="00CA3889" w:rsidRDefault="00CA3889" w:rsidP="00182145">
            <w:pPr>
              <w:bidi w:val="0"/>
              <w:rPr>
                <w:rFonts w:eastAsia="Times New Roman"/>
              </w:rPr>
            </w:pPr>
            <w:r>
              <w:rPr>
                <w:rFonts w:eastAsia="Times New Roman"/>
              </w:rPr>
              <w:t xml:space="preserve">None </w:t>
            </w:r>
          </w:p>
        </w:tc>
      </w:tr>
      <w:tr w:rsidR="00CA3889" w14:paraId="3F81EB57"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9D6EC6" w14:textId="77777777" w:rsidR="00CA3889" w:rsidRDefault="00CA3889" w:rsidP="00182145">
            <w:pPr>
              <w:bidi w:val="0"/>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AF8B5A" w14:textId="77777777" w:rsidR="00CA3889" w:rsidRDefault="00CA3889" w:rsidP="00182145">
            <w:pPr>
              <w:bidi w:val="0"/>
              <w:rPr>
                <w:rFonts w:eastAsia="Times New Roman"/>
              </w:rPr>
            </w:pPr>
            <w:r>
              <w:rPr>
                <w:rFonts w:eastAsia="Times New Roman"/>
              </w:rPr>
              <w:t xml:space="preserve">None </w:t>
            </w:r>
          </w:p>
        </w:tc>
      </w:tr>
      <w:tr w:rsidR="00CA3889" w14:paraId="2E339A48"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62E34CE" w14:textId="77777777" w:rsidR="00CA3889" w:rsidRDefault="00CA3889" w:rsidP="00182145">
            <w:pPr>
              <w:bidi w:val="0"/>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5ACB89F" w14:textId="77777777" w:rsidR="00CA3889" w:rsidRDefault="00CA3889" w:rsidP="00182145">
            <w:pPr>
              <w:bidi w:val="0"/>
              <w:rPr>
                <w:rFonts w:eastAsia="Times New Roman"/>
              </w:rPr>
            </w:pPr>
            <w:r>
              <w:rPr>
                <w:rFonts w:eastAsia="Times New Roman"/>
              </w:rPr>
              <w:t xml:space="preserve">None </w:t>
            </w:r>
          </w:p>
        </w:tc>
      </w:tr>
    </w:tbl>
    <w:p w14:paraId="0CB292ED" w14:textId="77777777" w:rsidR="00CA3889" w:rsidRDefault="00CA3889" w:rsidP="00CA3889">
      <w:pPr>
        <w:bidi w:val="0"/>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658"/>
        <w:gridCol w:w="2487"/>
        <w:gridCol w:w="1658"/>
        <w:gridCol w:w="2487"/>
      </w:tblGrid>
      <w:tr w:rsidR="00CA3889" w14:paraId="5EC95EEA"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9BB4E9D" w14:textId="77777777" w:rsidR="00CA3889" w:rsidRDefault="00CA3889" w:rsidP="00182145">
            <w:pPr>
              <w:bidi w:val="0"/>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1C39F92" w14:textId="77777777" w:rsidR="00CA3889" w:rsidRDefault="00CA3889" w:rsidP="00182145">
            <w:pPr>
              <w:bidi w:val="0"/>
              <w:rPr>
                <w:rFonts w:eastAsia="Times New Roman"/>
              </w:rPr>
            </w:pPr>
            <w:r>
              <w:rPr>
                <w:rFonts w:eastAsia="Times New Roman"/>
              </w:rPr>
              <w:t xml:space="preserve">Bug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8CD8945" w14:textId="77777777" w:rsidR="00CA3889" w:rsidRDefault="00CA3889" w:rsidP="00182145">
            <w:pPr>
              <w:bidi w:val="0"/>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017DEC0" w14:textId="77777777" w:rsidR="00CA3889" w:rsidRDefault="00CA3889" w:rsidP="00182145">
            <w:pPr>
              <w:bidi w:val="0"/>
              <w:rPr>
                <w:rFonts w:eastAsia="Times New Roman"/>
              </w:rPr>
            </w:pPr>
            <w:r>
              <w:rPr>
                <w:rFonts w:eastAsia="Times New Roman"/>
              </w:rPr>
              <w:t xml:space="preserve">Medium </w:t>
            </w:r>
          </w:p>
        </w:tc>
      </w:tr>
      <w:tr w:rsidR="00CA3889" w14:paraId="2E13738C"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E4B17E3" w14:textId="77777777" w:rsidR="00CA3889" w:rsidRDefault="00CA3889" w:rsidP="00182145">
            <w:pPr>
              <w:bidi w:val="0"/>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E05A59" w14:textId="77777777" w:rsidR="00CA3889" w:rsidRDefault="00CA3889" w:rsidP="00182145">
            <w:pPr>
              <w:bidi w:val="0"/>
              <w:rPr>
                <w:rFonts w:eastAsia="Times New Roman"/>
              </w:rPr>
            </w:pPr>
            <w:hyperlink r:id="rId47" w:history="1">
              <w:r>
                <w:rPr>
                  <w:rStyle w:val="Hyperlink"/>
                  <w:rFonts w:eastAsia="Times New Roman"/>
                </w:rPr>
                <w:t xml:space="preserve">ARGO ITZCHAK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6F6DDFA" w14:textId="77777777" w:rsidR="00CA3889" w:rsidRDefault="00CA3889" w:rsidP="00182145">
            <w:pPr>
              <w:bidi w:val="0"/>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7AE8AE5" w14:textId="77777777" w:rsidR="00CA3889" w:rsidRDefault="00CA3889" w:rsidP="00182145">
            <w:pPr>
              <w:bidi w:val="0"/>
              <w:rPr>
                <w:rFonts w:eastAsia="Times New Roman"/>
              </w:rPr>
            </w:pPr>
            <w:r>
              <w:rPr>
                <w:rFonts w:eastAsia="Times New Roman"/>
              </w:rPr>
              <w:t xml:space="preserve">Unassigned </w:t>
            </w:r>
          </w:p>
        </w:tc>
      </w:tr>
      <w:tr w:rsidR="00CA3889" w14:paraId="728E7B52"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447B1B" w14:textId="77777777" w:rsidR="00CA3889" w:rsidRDefault="00CA3889" w:rsidP="00182145">
            <w:pPr>
              <w:bidi w:val="0"/>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D338BF5" w14:textId="77777777" w:rsidR="00CA3889" w:rsidRDefault="00CA3889" w:rsidP="00182145">
            <w:pPr>
              <w:bidi w:val="0"/>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D8D04FA" w14:textId="77777777" w:rsidR="00CA3889" w:rsidRDefault="00CA3889" w:rsidP="00182145">
            <w:pPr>
              <w:bidi w:val="0"/>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604D5E5" w14:textId="77777777" w:rsidR="00CA3889" w:rsidRDefault="00CA3889" w:rsidP="00182145">
            <w:pPr>
              <w:bidi w:val="0"/>
              <w:rPr>
                <w:rFonts w:eastAsia="Times New Roman"/>
              </w:rPr>
            </w:pPr>
            <w:r>
              <w:rPr>
                <w:rFonts w:eastAsia="Times New Roman"/>
              </w:rPr>
              <w:t xml:space="preserve">0 </w:t>
            </w:r>
          </w:p>
        </w:tc>
      </w:tr>
      <w:tr w:rsidR="00CA3889" w14:paraId="5B7D3A69"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F1DDD6B" w14:textId="77777777" w:rsidR="00CA3889" w:rsidRDefault="00CA3889" w:rsidP="00182145">
            <w:pPr>
              <w:bidi w:val="0"/>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7C4299D" w14:textId="77777777" w:rsidR="00CA3889" w:rsidRDefault="00CA3889" w:rsidP="00182145">
            <w:pPr>
              <w:bidi w:val="0"/>
              <w:rPr>
                <w:rFonts w:eastAsia="Times New Roman"/>
              </w:rPr>
            </w:pPr>
            <w:r>
              <w:rPr>
                <w:rFonts w:eastAsia="Times New Roman"/>
              </w:rPr>
              <w:t xml:space="preserve">None </w:t>
            </w:r>
          </w:p>
        </w:tc>
      </w:tr>
      <w:tr w:rsidR="00CA3889" w14:paraId="1D3AA9F4"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E36A7D5" w14:textId="77777777" w:rsidR="00CA3889" w:rsidRDefault="00CA3889" w:rsidP="00182145">
            <w:pPr>
              <w:bidi w:val="0"/>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1D1807A" w14:textId="77777777" w:rsidR="00CA3889" w:rsidRDefault="00CA3889" w:rsidP="00182145">
            <w:pPr>
              <w:bidi w:val="0"/>
              <w:rPr>
                <w:rFonts w:eastAsia="Times New Roman"/>
              </w:rPr>
            </w:pPr>
            <w:r>
              <w:rPr>
                <w:rFonts w:eastAsia="Times New Roman"/>
              </w:rPr>
              <w:t xml:space="preserve">Not Specified </w:t>
            </w:r>
          </w:p>
        </w:tc>
      </w:tr>
      <w:tr w:rsidR="00CA3889" w14:paraId="21CE0391"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E96C31D" w14:textId="77777777" w:rsidR="00CA3889" w:rsidRDefault="00CA3889" w:rsidP="00182145">
            <w:pPr>
              <w:bidi w:val="0"/>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8C828B2" w14:textId="77777777" w:rsidR="00CA3889" w:rsidRDefault="00CA3889" w:rsidP="00182145">
            <w:pPr>
              <w:bidi w:val="0"/>
              <w:rPr>
                <w:rFonts w:eastAsia="Times New Roman"/>
              </w:rPr>
            </w:pPr>
            <w:r>
              <w:rPr>
                <w:rFonts w:eastAsia="Times New Roman"/>
              </w:rPr>
              <w:t xml:space="preserve">Not Specified </w:t>
            </w:r>
          </w:p>
        </w:tc>
      </w:tr>
      <w:tr w:rsidR="00CA3889" w14:paraId="19558E98"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6B8F6A" w14:textId="77777777" w:rsidR="00CA3889" w:rsidRDefault="00CA3889" w:rsidP="00182145">
            <w:pPr>
              <w:bidi w:val="0"/>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469C91F" w14:textId="77777777" w:rsidR="00CA3889" w:rsidRDefault="00CA3889" w:rsidP="00182145">
            <w:pPr>
              <w:bidi w:val="0"/>
              <w:rPr>
                <w:rFonts w:eastAsia="Times New Roman"/>
              </w:rPr>
            </w:pPr>
            <w:r>
              <w:rPr>
                <w:rFonts w:eastAsia="Times New Roman"/>
              </w:rPr>
              <w:t xml:space="preserve">Not Specified </w:t>
            </w:r>
          </w:p>
        </w:tc>
      </w:tr>
      <w:tr w:rsidR="00CA3889" w14:paraId="5ACDCCCA"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4C1917" w14:textId="77777777" w:rsidR="00CA3889" w:rsidRDefault="00CA3889" w:rsidP="00182145">
            <w:pPr>
              <w:bidi w:val="0"/>
              <w:rPr>
                <w:rFonts w:eastAsia="Times New Roman"/>
              </w:rPr>
            </w:pPr>
            <w:r>
              <w:rPr>
                <w:rFonts w:eastAsia="Times New Roman"/>
                <w:b/>
                <w:bCs/>
              </w:rPr>
              <w:t>Environment:</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6B3FDA" w14:textId="77777777" w:rsidR="00CA3889" w:rsidRDefault="00CA3889" w:rsidP="00182145">
            <w:pPr>
              <w:pStyle w:val="NormalWeb"/>
            </w:pPr>
            <w:ins w:id="12" w:author="Unknown">
              <w:r>
                <w:rPr>
                  <w:b/>
                  <w:bCs/>
                  <w:rtl/>
                </w:rPr>
                <w:t>דפדפן</w:t>
              </w:r>
              <w:r>
                <w:rPr>
                  <w:b/>
                  <w:bCs/>
                </w:rPr>
                <w:t xml:space="preserve"> CHROME</w:t>
              </w:r>
            </w:ins>
          </w:p>
          <w:p w14:paraId="797D6663" w14:textId="77777777" w:rsidR="00CA3889" w:rsidRDefault="00CA3889" w:rsidP="00182145">
            <w:pPr>
              <w:pStyle w:val="NormalWeb"/>
            </w:pPr>
            <w:ins w:id="13" w:author="Unknown">
              <w:r>
                <w:rPr>
                  <w:b/>
                  <w:bCs/>
                  <w:rtl/>
                </w:rPr>
                <w:t>גרסה 143.0.3650.8</w:t>
              </w:r>
            </w:ins>
          </w:p>
        </w:tc>
      </w:tr>
    </w:tbl>
    <w:p w14:paraId="24363FB8" w14:textId="77777777" w:rsidR="00CA3889" w:rsidRDefault="00CA3889" w:rsidP="00CA3889">
      <w:pPr>
        <w:bidi w:val="0"/>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151"/>
        <w:gridCol w:w="7139"/>
      </w:tblGrid>
      <w:tr w:rsidR="00CA3889" w14:paraId="2B5EB7E2" w14:textId="77777777" w:rsidTr="00A65788">
        <w:tc>
          <w:tcPr>
            <w:tcW w:w="694"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037439E" w14:textId="77777777" w:rsidR="00CA3889" w:rsidRDefault="00CA3889" w:rsidP="00182145">
            <w:pPr>
              <w:bidi w:val="0"/>
              <w:rPr>
                <w:rFonts w:eastAsia="Times New Roman"/>
              </w:rPr>
            </w:pPr>
            <w:r>
              <w:rPr>
                <w:rFonts w:eastAsia="Times New Roman"/>
                <w:b/>
                <w:bCs/>
              </w:rPr>
              <w:lastRenderedPageBreak/>
              <w:t>Attachments:</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29F311" w14:textId="77777777" w:rsidR="00CA3889" w:rsidRDefault="00CA3889" w:rsidP="00182145">
            <w:pPr>
              <w:bidi w:val="0"/>
              <w:rPr>
                <w:rFonts w:eastAsia="Times New Roman"/>
              </w:rPr>
            </w:pPr>
            <w:r>
              <w:rPr>
                <w:noProof/>
              </w:rPr>
              <w:drawing>
                <wp:inline distT="0" distB="0" distL="0" distR="0" wp14:anchorId="6F09FDFA" wp14:editId="6D6148CB">
                  <wp:extent cx="5372135" cy="2349500"/>
                  <wp:effectExtent l="0" t="0" r="0" b="0"/>
                  <wp:docPr id="779358202"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383056" cy="2354276"/>
                          </a:xfrm>
                          <a:prstGeom prst="rect">
                            <a:avLst/>
                          </a:prstGeom>
                          <a:noFill/>
                          <a:ln>
                            <a:noFill/>
                          </a:ln>
                        </pic:spPr>
                      </pic:pic>
                    </a:graphicData>
                  </a:graphic>
                </wp:inline>
              </w:drawing>
            </w:r>
          </w:p>
        </w:tc>
      </w:tr>
    </w:tbl>
    <w:p w14:paraId="707AFDC7" w14:textId="72349FEC" w:rsidR="00A65788" w:rsidRPr="00EA104A" w:rsidRDefault="00A65788" w:rsidP="00A65788">
      <w:pPr>
        <w:pStyle w:val="NormalWeb"/>
        <w:jc w:val="right"/>
        <w:rPr>
          <w:sz w:val="36"/>
          <w:szCs w:val="36"/>
          <w:rtl/>
        </w:rPr>
      </w:pPr>
      <w:ins w:id="14" w:author="Unknown">
        <w:r w:rsidRPr="00EA104A">
          <w:rPr>
            <w:b/>
            <w:bCs/>
            <w:sz w:val="36"/>
            <w:szCs w:val="36"/>
            <w:rtl/>
          </w:rPr>
          <w:t>צעדים לשחזור</w:t>
        </w:r>
      </w:ins>
      <w:r>
        <w:rPr>
          <w:rFonts w:hint="cs"/>
          <w:b/>
          <w:bCs/>
          <w:sz w:val="36"/>
          <w:szCs w:val="36"/>
          <w:rtl/>
        </w:rPr>
        <w:t>:</w:t>
      </w:r>
    </w:p>
    <w:p w14:paraId="3966A6D1" w14:textId="67E81133" w:rsidR="00A65788" w:rsidRPr="00EA104A" w:rsidRDefault="00A65788" w:rsidP="00A65788">
      <w:pPr>
        <w:pStyle w:val="NormalWeb"/>
        <w:jc w:val="right"/>
        <w:rPr>
          <w:sz w:val="36"/>
          <w:szCs w:val="36"/>
        </w:rPr>
      </w:pPr>
      <w:r w:rsidRPr="00EA104A">
        <w:rPr>
          <w:sz w:val="36"/>
          <w:szCs w:val="36"/>
          <w:rtl/>
        </w:rPr>
        <w:t>הכנס לאתר שופרסל אונליין</w:t>
      </w:r>
      <w:r>
        <w:rPr>
          <w:rFonts w:hint="cs"/>
          <w:sz w:val="36"/>
          <w:szCs w:val="36"/>
          <w:rtl/>
        </w:rPr>
        <w:t>.</w:t>
      </w:r>
      <w:r>
        <w:rPr>
          <w:sz w:val="36"/>
          <w:szCs w:val="36"/>
        </w:rPr>
        <w:t>.1</w:t>
      </w:r>
    </w:p>
    <w:p w14:paraId="321A6C94" w14:textId="4CE8C418" w:rsidR="00A65788" w:rsidRPr="00EA104A" w:rsidRDefault="00A65788" w:rsidP="00A65788">
      <w:pPr>
        <w:pStyle w:val="NormalWeb"/>
        <w:jc w:val="right"/>
        <w:rPr>
          <w:sz w:val="36"/>
          <w:szCs w:val="36"/>
        </w:rPr>
      </w:pPr>
      <w:r>
        <w:rPr>
          <w:rFonts w:hint="cs"/>
          <w:sz w:val="36"/>
          <w:szCs w:val="36"/>
          <w:rtl/>
        </w:rPr>
        <w:t>.</w:t>
      </w:r>
      <w:r w:rsidRPr="00EA104A">
        <w:rPr>
          <w:sz w:val="36"/>
          <w:szCs w:val="36"/>
          <w:rtl/>
        </w:rPr>
        <w:t>הכנס לתפריט מבצעים</w:t>
      </w:r>
      <w:r>
        <w:rPr>
          <w:rFonts w:hint="cs"/>
          <w:sz w:val="36"/>
          <w:szCs w:val="36"/>
          <w:rtl/>
        </w:rPr>
        <w:t>.</w:t>
      </w:r>
      <w:r>
        <w:rPr>
          <w:sz w:val="36"/>
          <w:szCs w:val="36"/>
        </w:rPr>
        <w:t>2</w:t>
      </w:r>
    </w:p>
    <w:p w14:paraId="3AC43CA3" w14:textId="6C596688" w:rsidR="00A65788" w:rsidRPr="00EA104A" w:rsidRDefault="00A65788" w:rsidP="00A65788">
      <w:pPr>
        <w:pStyle w:val="NormalWeb"/>
        <w:jc w:val="right"/>
        <w:rPr>
          <w:sz w:val="36"/>
          <w:szCs w:val="36"/>
        </w:rPr>
      </w:pPr>
      <w:ins w:id="15" w:author="Unknown">
        <w:r w:rsidRPr="00EA104A">
          <w:rPr>
            <w:b/>
            <w:bCs/>
            <w:sz w:val="36"/>
            <w:szCs w:val="36"/>
            <w:rtl/>
          </w:rPr>
          <w:t>תוצאה צפויה</w:t>
        </w:r>
      </w:ins>
      <w:r>
        <w:rPr>
          <w:rFonts w:hint="cs"/>
          <w:b/>
          <w:bCs/>
          <w:sz w:val="36"/>
          <w:szCs w:val="36"/>
          <w:rtl/>
        </w:rPr>
        <w:t>:</w:t>
      </w:r>
    </w:p>
    <w:p w14:paraId="15570F03" w14:textId="3CBF6A5D" w:rsidR="00A65788" w:rsidRPr="00EA104A" w:rsidRDefault="00A65788" w:rsidP="00A65788">
      <w:pPr>
        <w:pStyle w:val="NormalWeb"/>
        <w:jc w:val="right"/>
        <w:rPr>
          <w:sz w:val="36"/>
          <w:szCs w:val="36"/>
        </w:rPr>
      </w:pPr>
      <w:r w:rsidRPr="00EA104A">
        <w:rPr>
          <w:sz w:val="36"/>
          <w:szCs w:val="36"/>
          <w:rtl/>
        </w:rPr>
        <w:t>לראות את המחירים של המוצרים בתפריט</w:t>
      </w:r>
      <w:r>
        <w:rPr>
          <w:rFonts w:hint="cs"/>
          <w:sz w:val="36"/>
          <w:szCs w:val="36"/>
          <w:rtl/>
        </w:rPr>
        <w:t>.</w:t>
      </w:r>
    </w:p>
    <w:p w14:paraId="47E798BE" w14:textId="07AF45E3" w:rsidR="00A65788" w:rsidRPr="00EA104A" w:rsidRDefault="00A65788" w:rsidP="00A65788">
      <w:pPr>
        <w:pStyle w:val="NormalWeb"/>
        <w:jc w:val="right"/>
        <w:rPr>
          <w:sz w:val="36"/>
          <w:szCs w:val="36"/>
          <w:rtl/>
        </w:rPr>
      </w:pPr>
      <w:ins w:id="16" w:author="Unknown">
        <w:r w:rsidRPr="00EA104A">
          <w:rPr>
            <w:b/>
            <w:bCs/>
            <w:sz w:val="36"/>
            <w:szCs w:val="36"/>
            <w:rtl/>
          </w:rPr>
          <w:t>תוצאה בפועל</w:t>
        </w:r>
      </w:ins>
      <w:r>
        <w:rPr>
          <w:rFonts w:hint="cs"/>
          <w:b/>
          <w:bCs/>
          <w:sz w:val="36"/>
          <w:szCs w:val="36"/>
          <w:rtl/>
        </w:rPr>
        <w:t>:</w:t>
      </w:r>
    </w:p>
    <w:p w14:paraId="1ADB82C6" w14:textId="53579D6E" w:rsidR="00A65788" w:rsidRPr="00EA104A" w:rsidRDefault="00A65788" w:rsidP="00A65788">
      <w:pPr>
        <w:pStyle w:val="NormalWeb"/>
        <w:jc w:val="right"/>
        <w:rPr>
          <w:sz w:val="36"/>
          <w:szCs w:val="36"/>
        </w:rPr>
      </w:pPr>
      <w:r w:rsidRPr="00EA104A">
        <w:rPr>
          <w:sz w:val="36"/>
          <w:szCs w:val="36"/>
          <w:rtl/>
        </w:rPr>
        <w:t>רק כאשר אני מוסיף לסל קניות אני יכול לראות את המחיר</w:t>
      </w:r>
      <w:r>
        <w:rPr>
          <w:rFonts w:hint="cs"/>
          <w:sz w:val="36"/>
          <w:szCs w:val="36"/>
          <w:rtl/>
        </w:rPr>
        <w:t>.</w:t>
      </w:r>
    </w:p>
    <w:p w14:paraId="25726A64" w14:textId="77777777" w:rsidR="00CA3889" w:rsidRDefault="00CA3889" w:rsidP="00CA3889">
      <w:pPr>
        <w:bidi w:val="0"/>
        <w:rPr>
          <w:rFonts w:eastAsia="Times New Roman"/>
        </w:rPr>
      </w:pPr>
    </w:p>
    <w:p w14:paraId="31683B19" w14:textId="77777777" w:rsidR="00DB370E" w:rsidRDefault="00DB370E" w:rsidP="0001751D">
      <w:pPr>
        <w:rPr>
          <w:rtl/>
        </w:rPr>
      </w:pPr>
    </w:p>
    <w:p w14:paraId="06AFED7A" w14:textId="77777777" w:rsidR="009A595F" w:rsidRDefault="009A595F" w:rsidP="0001751D">
      <w:pPr>
        <w:rPr>
          <w:rtl/>
        </w:rPr>
      </w:pPr>
    </w:p>
    <w:p w14:paraId="2636080F" w14:textId="77777777" w:rsidR="009A595F" w:rsidRDefault="009A595F" w:rsidP="0001751D">
      <w:pPr>
        <w:rPr>
          <w:rtl/>
        </w:rPr>
      </w:pPr>
    </w:p>
    <w:p w14:paraId="01DFFDC5" w14:textId="77777777" w:rsidR="009A595F" w:rsidRDefault="009A595F" w:rsidP="0001751D">
      <w:pPr>
        <w:rPr>
          <w:rtl/>
        </w:rPr>
      </w:pPr>
    </w:p>
    <w:p w14:paraId="09172BA3" w14:textId="77777777" w:rsidR="009A595F" w:rsidRDefault="009A595F" w:rsidP="0001751D">
      <w:pPr>
        <w:rPr>
          <w:rtl/>
        </w:rPr>
      </w:pPr>
    </w:p>
    <w:p w14:paraId="58F1C11E" w14:textId="77777777" w:rsidR="009A595F" w:rsidRDefault="009A595F" w:rsidP="0001751D">
      <w:pPr>
        <w:rPr>
          <w:rtl/>
        </w:rPr>
      </w:pPr>
    </w:p>
    <w:p w14:paraId="4D8A6F82" w14:textId="77777777" w:rsidR="009A595F" w:rsidRDefault="009A595F" w:rsidP="0001751D">
      <w:pPr>
        <w:rPr>
          <w:rtl/>
        </w:rPr>
      </w:pPr>
    </w:p>
    <w:p w14:paraId="52E4B40E" w14:textId="77777777" w:rsidR="009A595F" w:rsidRDefault="009A595F" w:rsidP="0001751D">
      <w:pPr>
        <w:rPr>
          <w:rtl/>
        </w:rPr>
      </w:pPr>
    </w:p>
    <w:tbl>
      <w:tblPr>
        <w:tblW w:w="5000" w:type="pct"/>
        <w:shd w:val="clear" w:color="auto" w:fill="FFFFFF"/>
        <w:tblCellMar>
          <w:left w:w="0" w:type="dxa"/>
          <w:right w:w="0" w:type="dxa"/>
        </w:tblCellMar>
        <w:tblLook w:val="04A0" w:firstRow="1" w:lastRow="0" w:firstColumn="1" w:lastColumn="0" w:noHBand="0" w:noVBand="1"/>
      </w:tblPr>
      <w:tblGrid>
        <w:gridCol w:w="1658"/>
        <w:gridCol w:w="6632"/>
      </w:tblGrid>
      <w:tr w:rsidR="00707F74" w14:paraId="61223DBA" w14:textId="77777777" w:rsidTr="00182145">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DC5128" w14:textId="77777777" w:rsidR="00707F74" w:rsidRDefault="00707F74" w:rsidP="00182145">
            <w:pPr>
              <w:pStyle w:val="3"/>
              <w:bidi w:val="0"/>
              <w:rPr>
                <w:rFonts w:eastAsia="Times New Roman"/>
                <w:sz w:val="27"/>
                <w:szCs w:val="27"/>
              </w:rPr>
            </w:pPr>
            <w:r>
              <w:rPr>
                <w:rFonts w:eastAsia="Times New Roman"/>
              </w:rPr>
              <w:lastRenderedPageBreak/>
              <w:t>[SO-11] </w:t>
            </w:r>
            <w:hyperlink r:id="rId49" w:history="1">
              <w:r>
                <w:rPr>
                  <w:rStyle w:val="Hyperlink"/>
                  <w:rFonts w:eastAsia="Times New Roman"/>
                  <w:rtl/>
                </w:rPr>
                <w:t>אין הודעת שגיאה ברורה על כתובת מייל לא חוקית</w:t>
              </w:r>
            </w:hyperlink>
            <w:r>
              <w:rPr>
                <w:rFonts w:eastAsia="Times New Roman"/>
              </w:rPr>
              <w:t xml:space="preserve"> </w:t>
            </w:r>
            <w:r>
              <w:rPr>
                <w:rFonts w:eastAsia="Times New Roman"/>
                <w:b/>
                <w:bCs/>
                <w:sz w:val="16"/>
                <w:szCs w:val="16"/>
              </w:rPr>
              <w:t>Created: 19/Dec/</w:t>
            </w:r>
            <w:proofErr w:type="gramStart"/>
            <w:r>
              <w:rPr>
                <w:rFonts w:eastAsia="Times New Roman"/>
                <w:b/>
                <w:bCs/>
                <w:sz w:val="16"/>
                <w:szCs w:val="16"/>
              </w:rPr>
              <w:t>25  Updated</w:t>
            </w:r>
            <w:proofErr w:type="gramEnd"/>
            <w:r>
              <w:rPr>
                <w:rFonts w:eastAsia="Times New Roman"/>
                <w:b/>
                <w:bCs/>
                <w:sz w:val="16"/>
                <w:szCs w:val="16"/>
              </w:rPr>
              <w:t xml:space="preserve">: 19/Dec/25 </w:t>
            </w:r>
          </w:p>
        </w:tc>
      </w:tr>
      <w:tr w:rsidR="00707F74" w14:paraId="52EFD9D9"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9A6EC5F" w14:textId="77777777" w:rsidR="00707F74" w:rsidRDefault="00707F74" w:rsidP="00182145">
            <w:pPr>
              <w:bidi w:val="0"/>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C6F69E" w14:textId="77777777" w:rsidR="00707F74" w:rsidRDefault="00707F74" w:rsidP="00182145">
            <w:pPr>
              <w:bidi w:val="0"/>
              <w:rPr>
                <w:rFonts w:eastAsia="Times New Roman"/>
              </w:rPr>
            </w:pPr>
            <w:r>
              <w:rPr>
                <w:rFonts w:eastAsia="Times New Roman"/>
              </w:rPr>
              <w:t>To Do</w:t>
            </w:r>
          </w:p>
        </w:tc>
      </w:tr>
      <w:tr w:rsidR="00707F74" w14:paraId="37EBBEF9"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853A7D" w14:textId="77777777" w:rsidR="00707F74" w:rsidRDefault="00707F74" w:rsidP="00182145">
            <w:pPr>
              <w:bidi w:val="0"/>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21B363" w14:textId="77777777" w:rsidR="00707F74" w:rsidRDefault="00707F74" w:rsidP="00182145">
            <w:pPr>
              <w:bidi w:val="0"/>
              <w:rPr>
                <w:rFonts w:eastAsia="Times New Roman"/>
              </w:rPr>
            </w:pPr>
            <w:hyperlink r:id="rId50" w:history="1">
              <w:proofErr w:type="spellStart"/>
              <w:r>
                <w:rPr>
                  <w:rStyle w:val="Hyperlink"/>
                  <w:rFonts w:eastAsia="Times New Roman"/>
                </w:rPr>
                <w:t>Shufersal</w:t>
              </w:r>
              <w:proofErr w:type="spellEnd"/>
              <w:r>
                <w:rPr>
                  <w:rStyle w:val="Hyperlink"/>
                  <w:rFonts w:eastAsia="Times New Roman"/>
                </w:rPr>
                <w:t xml:space="preserve"> Online</w:t>
              </w:r>
            </w:hyperlink>
          </w:p>
        </w:tc>
      </w:tr>
      <w:tr w:rsidR="00707F74" w14:paraId="4FE0E3B9"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A0A2069" w14:textId="77777777" w:rsidR="00707F74" w:rsidRDefault="00707F74" w:rsidP="00182145">
            <w:pPr>
              <w:bidi w:val="0"/>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8A40B3" w14:textId="77777777" w:rsidR="00707F74" w:rsidRDefault="00707F74" w:rsidP="00182145">
            <w:pPr>
              <w:bidi w:val="0"/>
              <w:rPr>
                <w:rFonts w:eastAsia="Times New Roman"/>
              </w:rPr>
            </w:pPr>
            <w:r>
              <w:rPr>
                <w:rFonts w:eastAsia="Times New Roman"/>
              </w:rPr>
              <w:t xml:space="preserve">None </w:t>
            </w:r>
          </w:p>
        </w:tc>
      </w:tr>
      <w:tr w:rsidR="00707F74" w14:paraId="2F3B1333"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8D221A" w14:textId="77777777" w:rsidR="00707F74" w:rsidRDefault="00707F74" w:rsidP="00182145">
            <w:pPr>
              <w:bidi w:val="0"/>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61F685" w14:textId="77777777" w:rsidR="00707F74" w:rsidRDefault="00707F74" w:rsidP="00182145">
            <w:pPr>
              <w:bidi w:val="0"/>
              <w:rPr>
                <w:rFonts w:eastAsia="Times New Roman"/>
              </w:rPr>
            </w:pPr>
            <w:r>
              <w:rPr>
                <w:rFonts w:eastAsia="Times New Roman"/>
              </w:rPr>
              <w:t xml:space="preserve">None </w:t>
            </w:r>
          </w:p>
        </w:tc>
      </w:tr>
      <w:tr w:rsidR="00707F74" w14:paraId="27E9754D"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85C6A6E" w14:textId="77777777" w:rsidR="00707F74" w:rsidRDefault="00707F74" w:rsidP="00182145">
            <w:pPr>
              <w:bidi w:val="0"/>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6BA017" w14:textId="77777777" w:rsidR="00707F74" w:rsidRDefault="00707F74" w:rsidP="00182145">
            <w:pPr>
              <w:bidi w:val="0"/>
              <w:rPr>
                <w:rFonts w:eastAsia="Times New Roman"/>
              </w:rPr>
            </w:pPr>
            <w:r>
              <w:rPr>
                <w:rFonts w:eastAsia="Times New Roman"/>
              </w:rPr>
              <w:t xml:space="preserve">None </w:t>
            </w:r>
          </w:p>
        </w:tc>
      </w:tr>
    </w:tbl>
    <w:p w14:paraId="4245CC29" w14:textId="77777777" w:rsidR="00707F74" w:rsidRDefault="00707F74" w:rsidP="00707F74">
      <w:pPr>
        <w:bidi w:val="0"/>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658"/>
        <w:gridCol w:w="2487"/>
        <w:gridCol w:w="1658"/>
        <w:gridCol w:w="2487"/>
      </w:tblGrid>
      <w:tr w:rsidR="00707F74" w14:paraId="560D8D59"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AB61BC9" w14:textId="77777777" w:rsidR="00707F74" w:rsidRDefault="00707F74" w:rsidP="00182145">
            <w:pPr>
              <w:bidi w:val="0"/>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54AE29" w14:textId="77777777" w:rsidR="00707F74" w:rsidRDefault="00707F74" w:rsidP="00182145">
            <w:pPr>
              <w:bidi w:val="0"/>
              <w:rPr>
                <w:rFonts w:eastAsia="Times New Roman"/>
              </w:rPr>
            </w:pPr>
            <w:r>
              <w:rPr>
                <w:rFonts w:eastAsia="Times New Roman"/>
              </w:rPr>
              <w:t xml:space="preserve">Bug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6AA20F4" w14:textId="77777777" w:rsidR="00707F74" w:rsidRDefault="00707F74" w:rsidP="00182145">
            <w:pPr>
              <w:bidi w:val="0"/>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7BF041C" w14:textId="77777777" w:rsidR="00707F74" w:rsidRDefault="00707F74" w:rsidP="00182145">
            <w:pPr>
              <w:bidi w:val="0"/>
              <w:rPr>
                <w:rFonts w:eastAsia="Times New Roman"/>
              </w:rPr>
            </w:pPr>
            <w:r>
              <w:rPr>
                <w:rFonts w:eastAsia="Times New Roman"/>
              </w:rPr>
              <w:t xml:space="preserve">Medium </w:t>
            </w:r>
          </w:p>
        </w:tc>
      </w:tr>
      <w:tr w:rsidR="00707F74" w14:paraId="0E023122"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F46DBD" w14:textId="77777777" w:rsidR="00707F74" w:rsidRDefault="00707F74" w:rsidP="00182145">
            <w:pPr>
              <w:bidi w:val="0"/>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22E6C5" w14:textId="77777777" w:rsidR="00707F74" w:rsidRDefault="00707F74" w:rsidP="00182145">
            <w:pPr>
              <w:bidi w:val="0"/>
              <w:rPr>
                <w:rFonts w:eastAsia="Times New Roman"/>
              </w:rPr>
            </w:pPr>
            <w:hyperlink r:id="rId51" w:history="1">
              <w:r>
                <w:rPr>
                  <w:rStyle w:val="Hyperlink"/>
                  <w:rFonts w:eastAsia="Times New Roman"/>
                </w:rPr>
                <w:t xml:space="preserve">ARGO ITZCHAK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FBD7C1" w14:textId="77777777" w:rsidR="00707F74" w:rsidRDefault="00707F74" w:rsidP="00182145">
            <w:pPr>
              <w:bidi w:val="0"/>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590C5D4" w14:textId="77777777" w:rsidR="00707F74" w:rsidRDefault="00707F74" w:rsidP="00182145">
            <w:pPr>
              <w:bidi w:val="0"/>
              <w:rPr>
                <w:rFonts w:eastAsia="Times New Roman"/>
              </w:rPr>
            </w:pPr>
            <w:r>
              <w:rPr>
                <w:rFonts w:eastAsia="Times New Roman"/>
              </w:rPr>
              <w:t xml:space="preserve">Unassigned </w:t>
            </w:r>
          </w:p>
        </w:tc>
      </w:tr>
      <w:tr w:rsidR="00707F74" w14:paraId="540DCE84"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23AB0A" w14:textId="77777777" w:rsidR="00707F74" w:rsidRDefault="00707F74" w:rsidP="00182145">
            <w:pPr>
              <w:bidi w:val="0"/>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4654F43" w14:textId="77777777" w:rsidR="00707F74" w:rsidRDefault="00707F74" w:rsidP="00182145">
            <w:pPr>
              <w:bidi w:val="0"/>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9E92C1" w14:textId="77777777" w:rsidR="00707F74" w:rsidRDefault="00707F74" w:rsidP="00182145">
            <w:pPr>
              <w:bidi w:val="0"/>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770F903" w14:textId="77777777" w:rsidR="00707F74" w:rsidRDefault="00707F74" w:rsidP="00182145">
            <w:pPr>
              <w:bidi w:val="0"/>
              <w:rPr>
                <w:rFonts w:eastAsia="Times New Roman"/>
              </w:rPr>
            </w:pPr>
            <w:r>
              <w:rPr>
                <w:rFonts w:eastAsia="Times New Roman"/>
              </w:rPr>
              <w:t xml:space="preserve">0 </w:t>
            </w:r>
          </w:p>
        </w:tc>
      </w:tr>
      <w:tr w:rsidR="00707F74" w14:paraId="63329750"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B88368" w14:textId="77777777" w:rsidR="00707F74" w:rsidRDefault="00707F74" w:rsidP="00182145">
            <w:pPr>
              <w:bidi w:val="0"/>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1960460" w14:textId="77777777" w:rsidR="00707F74" w:rsidRDefault="00707F74" w:rsidP="00182145">
            <w:pPr>
              <w:bidi w:val="0"/>
              <w:rPr>
                <w:rFonts w:eastAsia="Times New Roman"/>
              </w:rPr>
            </w:pPr>
            <w:r>
              <w:rPr>
                <w:rFonts w:eastAsia="Times New Roman"/>
              </w:rPr>
              <w:t xml:space="preserve">None </w:t>
            </w:r>
          </w:p>
        </w:tc>
      </w:tr>
      <w:tr w:rsidR="00707F74" w14:paraId="3D007270"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6E3B9FF" w14:textId="77777777" w:rsidR="00707F74" w:rsidRDefault="00707F74" w:rsidP="00182145">
            <w:pPr>
              <w:bidi w:val="0"/>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9632EA0" w14:textId="77777777" w:rsidR="00707F74" w:rsidRDefault="00707F74" w:rsidP="00182145">
            <w:pPr>
              <w:bidi w:val="0"/>
              <w:rPr>
                <w:rFonts w:eastAsia="Times New Roman"/>
              </w:rPr>
            </w:pPr>
            <w:r>
              <w:rPr>
                <w:rFonts w:eastAsia="Times New Roman"/>
              </w:rPr>
              <w:t xml:space="preserve">Not Specified </w:t>
            </w:r>
          </w:p>
        </w:tc>
      </w:tr>
      <w:tr w:rsidR="00707F74" w14:paraId="31F385C2"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330302" w14:textId="77777777" w:rsidR="00707F74" w:rsidRDefault="00707F74" w:rsidP="00182145">
            <w:pPr>
              <w:bidi w:val="0"/>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1075924" w14:textId="77777777" w:rsidR="00707F74" w:rsidRDefault="00707F74" w:rsidP="00182145">
            <w:pPr>
              <w:bidi w:val="0"/>
              <w:rPr>
                <w:rFonts w:eastAsia="Times New Roman"/>
              </w:rPr>
            </w:pPr>
            <w:r>
              <w:rPr>
                <w:rFonts w:eastAsia="Times New Roman"/>
              </w:rPr>
              <w:t xml:space="preserve">Not Specified </w:t>
            </w:r>
          </w:p>
        </w:tc>
      </w:tr>
      <w:tr w:rsidR="00707F74" w14:paraId="1AD880DF"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5F287C" w14:textId="77777777" w:rsidR="00707F74" w:rsidRDefault="00707F74" w:rsidP="00182145">
            <w:pPr>
              <w:bidi w:val="0"/>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BA1020C" w14:textId="77777777" w:rsidR="00707F74" w:rsidRDefault="00707F74" w:rsidP="00182145">
            <w:pPr>
              <w:bidi w:val="0"/>
              <w:rPr>
                <w:rFonts w:eastAsia="Times New Roman"/>
              </w:rPr>
            </w:pPr>
            <w:r>
              <w:rPr>
                <w:rFonts w:eastAsia="Times New Roman"/>
              </w:rPr>
              <w:t xml:space="preserve">Not Specified </w:t>
            </w:r>
          </w:p>
        </w:tc>
      </w:tr>
      <w:tr w:rsidR="00707F74" w14:paraId="4ED03A29"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ED49DE2" w14:textId="77777777" w:rsidR="00707F74" w:rsidRDefault="00707F74" w:rsidP="00182145">
            <w:pPr>
              <w:bidi w:val="0"/>
              <w:rPr>
                <w:rFonts w:eastAsia="Times New Roman"/>
              </w:rPr>
            </w:pPr>
            <w:r>
              <w:rPr>
                <w:rFonts w:eastAsia="Times New Roman"/>
                <w:b/>
                <w:bCs/>
              </w:rPr>
              <w:t>Environment:</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B9F41E" w14:textId="77777777" w:rsidR="00707F74" w:rsidRDefault="00707F74" w:rsidP="00182145">
            <w:pPr>
              <w:pStyle w:val="NormalWeb"/>
            </w:pPr>
            <w:ins w:id="17" w:author="Unknown">
              <w:r>
                <w:rPr>
                  <w:b/>
                  <w:bCs/>
                  <w:rtl/>
                </w:rPr>
                <w:t>דפדפן</w:t>
              </w:r>
              <w:r>
                <w:rPr>
                  <w:b/>
                  <w:bCs/>
                </w:rPr>
                <w:t xml:space="preserve"> CHROME</w:t>
              </w:r>
            </w:ins>
          </w:p>
          <w:p w14:paraId="21D6F70C" w14:textId="77777777" w:rsidR="00707F74" w:rsidRDefault="00707F74" w:rsidP="00182145">
            <w:pPr>
              <w:pStyle w:val="NormalWeb"/>
            </w:pPr>
            <w:ins w:id="18" w:author="Unknown">
              <w:r>
                <w:rPr>
                  <w:b/>
                  <w:bCs/>
                  <w:rtl/>
                </w:rPr>
                <w:t>גרסה 143.0.3650.8</w:t>
              </w:r>
            </w:ins>
          </w:p>
        </w:tc>
      </w:tr>
    </w:tbl>
    <w:p w14:paraId="25541694" w14:textId="77777777" w:rsidR="00707F74" w:rsidRDefault="00707F74" w:rsidP="00707F74">
      <w:pPr>
        <w:bidi w:val="0"/>
        <w:rPr>
          <w:rFonts w:eastAsia="Times New Roman"/>
        </w:rPr>
      </w:pPr>
    </w:p>
    <w:p w14:paraId="25F303E2" w14:textId="77777777" w:rsidR="008F716A" w:rsidRDefault="008F716A" w:rsidP="008F716A">
      <w:pPr>
        <w:bidi w:val="0"/>
        <w:rPr>
          <w:rFonts w:eastAsia="Times New Roman"/>
        </w:rPr>
      </w:pPr>
    </w:p>
    <w:p w14:paraId="76E8BFF4" w14:textId="77777777" w:rsidR="008F716A" w:rsidRDefault="008F716A" w:rsidP="008F716A">
      <w:pPr>
        <w:bidi w:val="0"/>
        <w:rPr>
          <w:rFonts w:eastAsia="Times New Roman"/>
        </w:rPr>
      </w:pPr>
    </w:p>
    <w:p w14:paraId="5A18DF16" w14:textId="77777777" w:rsidR="008F716A" w:rsidRDefault="008F716A" w:rsidP="008F716A">
      <w:pPr>
        <w:bidi w:val="0"/>
        <w:rPr>
          <w:rFonts w:eastAsia="Times New Roman"/>
        </w:rPr>
      </w:pPr>
    </w:p>
    <w:p w14:paraId="07333B1E" w14:textId="77777777" w:rsidR="008F716A" w:rsidRDefault="008F716A" w:rsidP="008F716A">
      <w:pPr>
        <w:bidi w:val="0"/>
        <w:rPr>
          <w:rFonts w:eastAsia="Times New Roman"/>
        </w:rPr>
      </w:pPr>
    </w:p>
    <w:p w14:paraId="536FA57F" w14:textId="77777777" w:rsidR="008F716A" w:rsidRDefault="008F716A" w:rsidP="008F716A">
      <w:pPr>
        <w:bidi w:val="0"/>
        <w:rPr>
          <w:rFonts w:eastAsia="Times New Roman"/>
        </w:rPr>
      </w:pPr>
    </w:p>
    <w:p w14:paraId="7D2CCA6E" w14:textId="77777777" w:rsidR="008F716A" w:rsidRDefault="008F716A" w:rsidP="008F716A">
      <w:pPr>
        <w:bidi w:val="0"/>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8306"/>
      </w:tblGrid>
      <w:tr w:rsidR="00707F74" w14:paraId="64F39DA0" w14:textId="77777777" w:rsidTr="00182145">
        <w:tc>
          <w:tcPr>
            <w:tcW w:w="0" w:type="auto"/>
            <w:shd w:val="clear" w:color="auto" w:fill="FFFFFF"/>
            <w:vAlign w:val="center"/>
            <w:hideMark/>
          </w:tcPr>
          <w:p w14:paraId="3A5EE13C" w14:textId="77777777" w:rsidR="00707F74" w:rsidRDefault="00707F74" w:rsidP="00182145">
            <w:pPr>
              <w:rPr>
                <w:rFonts w:eastAsia="Times New Roman"/>
              </w:rPr>
            </w:pPr>
          </w:p>
        </w:tc>
      </w:tr>
    </w:tbl>
    <w:p w14:paraId="70F2F35D" w14:textId="77777777" w:rsidR="00707F74" w:rsidRDefault="00707F74" w:rsidP="00707F74">
      <w:pPr>
        <w:bidi w:val="0"/>
        <w:rPr>
          <w:rFonts w:eastAsia="Times New Roman"/>
          <w:sz w:val="24"/>
          <w:szCs w:val="24"/>
        </w:rPr>
      </w:pPr>
    </w:p>
    <w:p w14:paraId="7A124952" w14:textId="77777777" w:rsidR="00A65788" w:rsidRPr="000D140A" w:rsidRDefault="00A65788" w:rsidP="00A65788">
      <w:pPr>
        <w:pStyle w:val="NormalWeb"/>
        <w:jc w:val="right"/>
        <w:rPr>
          <w:b/>
          <w:bCs/>
          <w:sz w:val="36"/>
          <w:szCs w:val="36"/>
          <w:u w:val="single"/>
        </w:rPr>
      </w:pPr>
      <w:r w:rsidRPr="000D140A">
        <w:rPr>
          <w:b/>
          <w:bCs/>
          <w:sz w:val="36"/>
          <w:szCs w:val="36"/>
          <w:u w:val="single"/>
          <w:rtl/>
        </w:rPr>
        <w:lastRenderedPageBreak/>
        <w:t>צעדים לשחזור</w:t>
      </w:r>
    </w:p>
    <w:p w14:paraId="2A93C148" w14:textId="3CEE635C" w:rsidR="00A65788" w:rsidRPr="000D140A" w:rsidRDefault="00A65788" w:rsidP="00A65788">
      <w:pPr>
        <w:pStyle w:val="NormalWeb"/>
        <w:jc w:val="right"/>
        <w:rPr>
          <w:sz w:val="36"/>
          <w:szCs w:val="36"/>
        </w:rPr>
      </w:pPr>
      <w:r w:rsidRPr="000D140A">
        <w:rPr>
          <w:sz w:val="36"/>
          <w:szCs w:val="36"/>
          <w:rtl/>
        </w:rPr>
        <w:t xml:space="preserve">כנס לאתר שופרסל </w:t>
      </w:r>
      <w:r w:rsidRPr="000D140A">
        <w:rPr>
          <w:rFonts w:hint="cs"/>
          <w:sz w:val="36"/>
          <w:szCs w:val="36"/>
          <w:rtl/>
        </w:rPr>
        <w:t>אונליין</w:t>
      </w:r>
      <w:r>
        <w:rPr>
          <w:rFonts w:hint="cs"/>
          <w:sz w:val="36"/>
          <w:szCs w:val="36"/>
          <w:rtl/>
        </w:rPr>
        <w:t>.</w:t>
      </w:r>
      <w:r>
        <w:rPr>
          <w:sz w:val="36"/>
          <w:szCs w:val="36"/>
        </w:rPr>
        <w:t>.1</w:t>
      </w:r>
    </w:p>
    <w:p w14:paraId="016AAF9E" w14:textId="20668E46" w:rsidR="00A65788" w:rsidRPr="000D140A" w:rsidRDefault="00A65788" w:rsidP="00A65788">
      <w:pPr>
        <w:pStyle w:val="NormalWeb"/>
        <w:jc w:val="right"/>
        <w:rPr>
          <w:sz w:val="36"/>
          <w:szCs w:val="36"/>
        </w:rPr>
      </w:pPr>
      <w:r>
        <w:rPr>
          <w:rFonts w:hint="cs"/>
          <w:sz w:val="36"/>
          <w:szCs w:val="36"/>
          <w:rtl/>
        </w:rPr>
        <w:t>2.</w:t>
      </w:r>
      <w:r w:rsidRPr="000D140A">
        <w:rPr>
          <w:sz w:val="36"/>
          <w:szCs w:val="36"/>
          <w:rtl/>
        </w:rPr>
        <w:t xml:space="preserve">כנס לחלון כניסה </w:t>
      </w:r>
      <w:r>
        <w:rPr>
          <w:rFonts w:hint="cs"/>
          <w:sz w:val="36"/>
          <w:szCs w:val="36"/>
          <w:rtl/>
        </w:rPr>
        <w:t>.</w:t>
      </w:r>
    </w:p>
    <w:p w14:paraId="74DFE64F" w14:textId="196CE2B5" w:rsidR="00A65788" w:rsidRPr="000D140A" w:rsidRDefault="00A65788" w:rsidP="00A65788">
      <w:pPr>
        <w:pStyle w:val="NormalWeb"/>
        <w:jc w:val="right"/>
        <w:rPr>
          <w:sz w:val="36"/>
          <w:szCs w:val="36"/>
          <w:rtl/>
        </w:rPr>
      </w:pPr>
      <w:r w:rsidRPr="000D140A">
        <w:rPr>
          <w:sz w:val="36"/>
          <w:szCs w:val="36"/>
          <w:rtl/>
        </w:rPr>
        <w:t xml:space="preserve">הקלד בשדה כתובת מייל: </w:t>
      </w:r>
      <w:r w:rsidRPr="000D140A">
        <w:rPr>
          <w:rFonts w:hint="cs"/>
          <w:sz w:val="36"/>
          <w:szCs w:val="36"/>
          <w:rtl/>
        </w:rPr>
        <w:t>להקליד</w:t>
      </w:r>
      <w:r>
        <w:rPr>
          <w:rFonts w:hint="cs"/>
          <w:sz w:val="36"/>
          <w:szCs w:val="36"/>
          <w:rtl/>
        </w:rPr>
        <w:t>.</w:t>
      </w:r>
      <w:r w:rsidRPr="000D140A">
        <w:rPr>
          <w:sz w:val="36"/>
          <w:szCs w:val="36"/>
        </w:rPr>
        <w:t xml:space="preserve"> ^^**</w:t>
      </w:r>
      <w:proofErr w:type="gramStart"/>
      <w:r w:rsidRPr="000D140A">
        <w:rPr>
          <w:sz w:val="36"/>
          <w:szCs w:val="36"/>
        </w:rPr>
        <w:t>*!:::::</w:t>
      </w:r>
      <w:proofErr w:type="gramEnd"/>
      <w:r w:rsidRPr="000D140A">
        <w:rPr>
          <w:sz w:val="36"/>
          <w:szCs w:val="36"/>
        </w:rPr>
        <w:t>$$$</w:t>
      </w:r>
      <w:r>
        <w:rPr>
          <w:rFonts w:hint="cs"/>
          <w:sz w:val="36"/>
          <w:szCs w:val="36"/>
          <w:rtl/>
        </w:rPr>
        <w:t>3.</w:t>
      </w:r>
    </w:p>
    <w:p w14:paraId="4C936175" w14:textId="5A397677" w:rsidR="00A65788" w:rsidRPr="000D140A" w:rsidRDefault="00A65788" w:rsidP="00A65788">
      <w:pPr>
        <w:pStyle w:val="NormalWeb"/>
        <w:jc w:val="right"/>
        <w:rPr>
          <w:b/>
          <w:bCs/>
          <w:sz w:val="36"/>
          <w:szCs w:val="36"/>
          <w:u w:val="single"/>
        </w:rPr>
      </w:pPr>
      <w:r w:rsidRPr="000D140A">
        <w:rPr>
          <w:b/>
          <w:bCs/>
          <w:sz w:val="36"/>
          <w:szCs w:val="36"/>
          <w:u w:val="single"/>
          <w:rtl/>
        </w:rPr>
        <w:t>תוצאה צפויה</w:t>
      </w:r>
      <w:r>
        <w:rPr>
          <w:rFonts w:hint="cs"/>
          <w:b/>
          <w:bCs/>
          <w:sz w:val="36"/>
          <w:szCs w:val="36"/>
          <w:u w:val="single"/>
          <w:rtl/>
        </w:rPr>
        <w:t>:</w:t>
      </w:r>
    </w:p>
    <w:p w14:paraId="4D0E9527" w14:textId="50BD3C4A" w:rsidR="00A65788" w:rsidRPr="000D140A" w:rsidRDefault="00A65788" w:rsidP="00A65788">
      <w:pPr>
        <w:pStyle w:val="NormalWeb"/>
        <w:jc w:val="right"/>
        <w:rPr>
          <w:sz w:val="36"/>
          <w:szCs w:val="36"/>
        </w:rPr>
      </w:pPr>
      <w:r w:rsidRPr="000D140A">
        <w:rPr>
          <w:sz w:val="36"/>
          <w:szCs w:val="36"/>
          <w:rtl/>
        </w:rPr>
        <w:t>לקבל הודעת שגיאה ברורה על אימייל לא תקין</w:t>
      </w:r>
      <w:r>
        <w:rPr>
          <w:rFonts w:hint="cs"/>
          <w:sz w:val="36"/>
          <w:szCs w:val="36"/>
          <w:rtl/>
        </w:rPr>
        <w:t>.</w:t>
      </w:r>
    </w:p>
    <w:p w14:paraId="437CD63B" w14:textId="52423377" w:rsidR="00A65788" w:rsidRPr="00A65788" w:rsidRDefault="00A65788" w:rsidP="00A65788">
      <w:pPr>
        <w:pStyle w:val="NormalWeb"/>
        <w:jc w:val="right"/>
        <w:rPr>
          <w:b/>
          <w:bCs/>
          <w:sz w:val="36"/>
          <w:szCs w:val="36"/>
          <w:u w:val="single"/>
        </w:rPr>
      </w:pPr>
      <w:r w:rsidRPr="00A65788">
        <w:rPr>
          <w:b/>
          <w:bCs/>
          <w:sz w:val="36"/>
          <w:szCs w:val="36"/>
          <w:u w:val="single"/>
          <w:rtl/>
        </w:rPr>
        <w:t>תוצאה בפועל</w:t>
      </w:r>
      <w:r>
        <w:rPr>
          <w:rFonts w:hint="cs"/>
          <w:b/>
          <w:bCs/>
          <w:sz w:val="36"/>
          <w:szCs w:val="36"/>
          <w:u w:val="single"/>
          <w:rtl/>
        </w:rPr>
        <w:t>:</w:t>
      </w:r>
    </w:p>
    <w:p w14:paraId="27335FD7" w14:textId="7525B6EC" w:rsidR="00A65788" w:rsidRPr="000D140A" w:rsidRDefault="00A65788" w:rsidP="00A65788">
      <w:pPr>
        <w:pStyle w:val="NormalWeb"/>
        <w:jc w:val="right"/>
        <w:rPr>
          <w:sz w:val="36"/>
          <w:szCs w:val="36"/>
        </w:rPr>
      </w:pPr>
      <w:r w:rsidRPr="000D140A">
        <w:rPr>
          <w:sz w:val="36"/>
          <w:szCs w:val="36"/>
          <w:rtl/>
        </w:rPr>
        <w:t>יש סימון באדום שלא רואים,</w:t>
      </w:r>
      <w:r>
        <w:rPr>
          <w:rFonts w:hint="cs"/>
          <w:sz w:val="36"/>
          <w:szCs w:val="36"/>
          <w:rtl/>
        </w:rPr>
        <w:t xml:space="preserve"> </w:t>
      </w:r>
      <w:r w:rsidRPr="000D140A">
        <w:rPr>
          <w:sz w:val="36"/>
          <w:szCs w:val="36"/>
          <w:rtl/>
        </w:rPr>
        <w:t>לא נוח</w:t>
      </w:r>
      <w:r>
        <w:rPr>
          <w:rFonts w:hint="cs"/>
          <w:sz w:val="36"/>
          <w:szCs w:val="36"/>
          <w:rtl/>
        </w:rPr>
        <w:t xml:space="preserve"> למשתמש.</w:t>
      </w:r>
    </w:p>
    <w:p w14:paraId="1D23F707" w14:textId="42E769BB" w:rsidR="00707F74" w:rsidRDefault="00A65788" w:rsidP="00A65788">
      <w:pPr>
        <w:pStyle w:val="NormalWeb"/>
        <w:jc w:val="right"/>
        <w:rPr>
          <w:rFonts w:eastAsia="Times New Roman"/>
          <w:rtl/>
        </w:rPr>
      </w:pPr>
      <w:r>
        <w:rPr>
          <w:rFonts w:hint="cs"/>
          <w:sz w:val="36"/>
          <w:szCs w:val="36"/>
          <w:rtl/>
        </w:rPr>
        <w:t>*</w:t>
      </w:r>
      <w:r w:rsidRPr="000D140A">
        <w:rPr>
          <w:sz w:val="36"/>
          <w:szCs w:val="36"/>
          <w:rtl/>
        </w:rPr>
        <w:t>הייתי מצפה לקבל חלון קופץ של שגיאה בפעולה של המשתמש</w:t>
      </w:r>
      <w:r>
        <w:rPr>
          <w:rFonts w:hint="cs"/>
          <w:sz w:val="36"/>
          <w:szCs w:val="36"/>
          <w:rtl/>
        </w:rPr>
        <w:t>.</w:t>
      </w:r>
    </w:p>
    <w:p w14:paraId="07C891E0" w14:textId="77777777" w:rsidR="009A595F" w:rsidRPr="00707F74" w:rsidRDefault="009A595F" w:rsidP="0001751D">
      <w:pPr>
        <w:rPr>
          <w:rtl/>
        </w:rPr>
      </w:pPr>
    </w:p>
    <w:p w14:paraId="3490F90B" w14:textId="77777777" w:rsidR="009A595F" w:rsidRDefault="009A595F" w:rsidP="0001751D">
      <w:pPr>
        <w:rPr>
          <w:rtl/>
        </w:rPr>
      </w:pPr>
    </w:p>
    <w:p w14:paraId="38AEFD74" w14:textId="77777777" w:rsidR="008F716A" w:rsidRDefault="008F716A" w:rsidP="0001751D">
      <w:pPr>
        <w:rPr>
          <w:rtl/>
        </w:rPr>
      </w:pPr>
    </w:p>
    <w:p w14:paraId="2C3E188B" w14:textId="77777777" w:rsidR="008F716A" w:rsidRDefault="008F716A" w:rsidP="0001751D">
      <w:pPr>
        <w:rPr>
          <w:rtl/>
        </w:rPr>
      </w:pPr>
    </w:p>
    <w:p w14:paraId="65405852" w14:textId="77777777" w:rsidR="008F716A" w:rsidRDefault="008F716A" w:rsidP="0001751D">
      <w:pPr>
        <w:rPr>
          <w:rtl/>
        </w:rPr>
      </w:pPr>
    </w:p>
    <w:p w14:paraId="70893B18" w14:textId="77777777" w:rsidR="008F716A" w:rsidRDefault="008F716A" w:rsidP="0001751D">
      <w:pPr>
        <w:rPr>
          <w:rtl/>
        </w:rPr>
      </w:pPr>
    </w:p>
    <w:p w14:paraId="5BAD0AD8" w14:textId="77777777" w:rsidR="008F716A" w:rsidRDefault="008F716A" w:rsidP="0001751D">
      <w:pPr>
        <w:rPr>
          <w:rtl/>
        </w:rPr>
      </w:pPr>
    </w:p>
    <w:p w14:paraId="1885D584" w14:textId="77777777" w:rsidR="008F716A" w:rsidRDefault="008F716A" w:rsidP="0001751D">
      <w:pPr>
        <w:rPr>
          <w:rtl/>
        </w:rPr>
      </w:pPr>
    </w:p>
    <w:p w14:paraId="615CE2A5" w14:textId="77777777" w:rsidR="008F716A" w:rsidRDefault="008F716A" w:rsidP="0001751D">
      <w:pPr>
        <w:rPr>
          <w:rtl/>
        </w:rPr>
      </w:pPr>
    </w:p>
    <w:p w14:paraId="436FCEE6" w14:textId="77777777" w:rsidR="008F716A" w:rsidRDefault="008F716A" w:rsidP="0001751D">
      <w:pPr>
        <w:rPr>
          <w:rtl/>
        </w:rPr>
      </w:pPr>
    </w:p>
    <w:p w14:paraId="33612A2B" w14:textId="77777777" w:rsidR="008F716A" w:rsidRDefault="008F716A" w:rsidP="0001751D">
      <w:pPr>
        <w:rPr>
          <w:rtl/>
        </w:rPr>
      </w:pPr>
    </w:p>
    <w:p w14:paraId="319B7A94" w14:textId="77777777" w:rsidR="008F716A" w:rsidRDefault="008F716A" w:rsidP="0001751D">
      <w:pPr>
        <w:rPr>
          <w:rtl/>
        </w:rPr>
      </w:pPr>
    </w:p>
    <w:p w14:paraId="34BA5A21" w14:textId="77777777" w:rsidR="008F716A" w:rsidRDefault="008F716A" w:rsidP="0001751D">
      <w:pPr>
        <w:rPr>
          <w:rtl/>
        </w:rPr>
      </w:pPr>
    </w:p>
    <w:p w14:paraId="6C208013" w14:textId="77777777" w:rsidR="008F716A" w:rsidRDefault="008F716A" w:rsidP="0001751D">
      <w:pPr>
        <w:rPr>
          <w:rtl/>
        </w:rPr>
      </w:pPr>
    </w:p>
    <w:tbl>
      <w:tblPr>
        <w:tblW w:w="5000" w:type="pct"/>
        <w:shd w:val="clear" w:color="auto" w:fill="FFFFFF"/>
        <w:tblCellMar>
          <w:left w:w="0" w:type="dxa"/>
          <w:right w:w="0" w:type="dxa"/>
        </w:tblCellMar>
        <w:tblLook w:val="04A0" w:firstRow="1" w:lastRow="0" w:firstColumn="1" w:lastColumn="0" w:noHBand="0" w:noVBand="1"/>
      </w:tblPr>
      <w:tblGrid>
        <w:gridCol w:w="1658"/>
        <w:gridCol w:w="6632"/>
      </w:tblGrid>
      <w:tr w:rsidR="008F716A" w14:paraId="29A9450C" w14:textId="77777777" w:rsidTr="00182145">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5DE3BCF" w14:textId="77777777" w:rsidR="008F716A" w:rsidRDefault="008F716A" w:rsidP="00182145">
            <w:pPr>
              <w:pStyle w:val="3"/>
              <w:bidi w:val="0"/>
              <w:rPr>
                <w:rFonts w:eastAsia="Times New Roman"/>
                <w:sz w:val="27"/>
                <w:szCs w:val="27"/>
              </w:rPr>
            </w:pPr>
            <w:r>
              <w:rPr>
                <w:rFonts w:eastAsia="Times New Roman"/>
              </w:rPr>
              <w:lastRenderedPageBreak/>
              <w:t>[SO-12] </w:t>
            </w:r>
            <w:hyperlink r:id="rId52" w:history="1">
              <w:r>
                <w:rPr>
                  <w:rStyle w:val="Hyperlink"/>
                  <w:rFonts w:eastAsia="Times New Roman"/>
                  <w:rtl/>
                </w:rPr>
                <w:t>כאשר מוסיפים מוצרי אלכוהול אין הודעה של איסור מכירת אלכוהול מתחת לגיל 18</w:t>
              </w:r>
            </w:hyperlink>
            <w:r>
              <w:rPr>
                <w:rFonts w:eastAsia="Times New Roman"/>
              </w:rPr>
              <w:t xml:space="preserve"> </w:t>
            </w:r>
            <w:r>
              <w:rPr>
                <w:rFonts w:eastAsia="Times New Roman"/>
                <w:b/>
                <w:bCs/>
                <w:sz w:val="16"/>
                <w:szCs w:val="16"/>
              </w:rPr>
              <w:t>Created: 19/Dec/</w:t>
            </w:r>
            <w:proofErr w:type="gramStart"/>
            <w:r>
              <w:rPr>
                <w:rFonts w:eastAsia="Times New Roman"/>
                <w:b/>
                <w:bCs/>
                <w:sz w:val="16"/>
                <w:szCs w:val="16"/>
              </w:rPr>
              <w:t>25  Updated</w:t>
            </w:r>
            <w:proofErr w:type="gramEnd"/>
            <w:r>
              <w:rPr>
                <w:rFonts w:eastAsia="Times New Roman"/>
                <w:b/>
                <w:bCs/>
                <w:sz w:val="16"/>
                <w:szCs w:val="16"/>
              </w:rPr>
              <w:t xml:space="preserve">: 19/Dec/25 </w:t>
            </w:r>
          </w:p>
        </w:tc>
      </w:tr>
      <w:tr w:rsidR="008F716A" w14:paraId="29EBF977"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CAB6D2" w14:textId="77777777" w:rsidR="008F716A" w:rsidRDefault="008F716A" w:rsidP="00182145">
            <w:pPr>
              <w:bidi w:val="0"/>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D491D9" w14:textId="77777777" w:rsidR="008F716A" w:rsidRDefault="008F716A" w:rsidP="00182145">
            <w:pPr>
              <w:bidi w:val="0"/>
              <w:rPr>
                <w:rFonts w:eastAsia="Times New Roman"/>
              </w:rPr>
            </w:pPr>
            <w:r>
              <w:rPr>
                <w:rFonts w:eastAsia="Times New Roman"/>
              </w:rPr>
              <w:t>To Do</w:t>
            </w:r>
          </w:p>
        </w:tc>
      </w:tr>
      <w:tr w:rsidR="008F716A" w14:paraId="1E3BB4B1"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CE1695" w14:textId="77777777" w:rsidR="008F716A" w:rsidRDefault="008F716A" w:rsidP="00182145">
            <w:pPr>
              <w:bidi w:val="0"/>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9452F7D" w14:textId="77777777" w:rsidR="008F716A" w:rsidRDefault="008F716A" w:rsidP="00182145">
            <w:pPr>
              <w:bidi w:val="0"/>
              <w:rPr>
                <w:rFonts w:eastAsia="Times New Roman"/>
              </w:rPr>
            </w:pPr>
            <w:hyperlink r:id="rId53" w:history="1">
              <w:proofErr w:type="spellStart"/>
              <w:r>
                <w:rPr>
                  <w:rStyle w:val="Hyperlink"/>
                  <w:rFonts w:eastAsia="Times New Roman"/>
                </w:rPr>
                <w:t>Shufersal</w:t>
              </w:r>
              <w:proofErr w:type="spellEnd"/>
              <w:r>
                <w:rPr>
                  <w:rStyle w:val="Hyperlink"/>
                  <w:rFonts w:eastAsia="Times New Roman"/>
                </w:rPr>
                <w:t xml:space="preserve"> Online</w:t>
              </w:r>
            </w:hyperlink>
          </w:p>
        </w:tc>
      </w:tr>
      <w:tr w:rsidR="008F716A" w14:paraId="59058695"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8F9B73" w14:textId="77777777" w:rsidR="008F716A" w:rsidRDefault="008F716A" w:rsidP="00182145">
            <w:pPr>
              <w:bidi w:val="0"/>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74B90F9" w14:textId="77777777" w:rsidR="008F716A" w:rsidRDefault="008F716A" w:rsidP="00182145">
            <w:pPr>
              <w:bidi w:val="0"/>
              <w:rPr>
                <w:rFonts w:eastAsia="Times New Roman"/>
              </w:rPr>
            </w:pPr>
            <w:r>
              <w:rPr>
                <w:rFonts w:eastAsia="Times New Roman"/>
              </w:rPr>
              <w:t xml:space="preserve">None </w:t>
            </w:r>
          </w:p>
        </w:tc>
      </w:tr>
      <w:tr w:rsidR="008F716A" w14:paraId="545B6056"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08F212" w14:textId="77777777" w:rsidR="008F716A" w:rsidRDefault="008F716A" w:rsidP="00182145">
            <w:pPr>
              <w:bidi w:val="0"/>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63B849E" w14:textId="77777777" w:rsidR="008F716A" w:rsidRDefault="008F716A" w:rsidP="00182145">
            <w:pPr>
              <w:bidi w:val="0"/>
              <w:rPr>
                <w:rFonts w:eastAsia="Times New Roman"/>
              </w:rPr>
            </w:pPr>
            <w:r>
              <w:rPr>
                <w:rFonts w:eastAsia="Times New Roman"/>
              </w:rPr>
              <w:t xml:space="preserve">None </w:t>
            </w:r>
          </w:p>
        </w:tc>
      </w:tr>
      <w:tr w:rsidR="008F716A" w14:paraId="4380D300" w14:textId="77777777" w:rsidTr="00182145">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8BB342" w14:textId="77777777" w:rsidR="008F716A" w:rsidRDefault="008F716A" w:rsidP="00182145">
            <w:pPr>
              <w:bidi w:val="0"/>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68DA06" w14:textId="77777777" w:rsidR="008F716A" w:rsidRDefault="008F716A" w:rsidP="00182145">
            <w:pPr>
              <w:bidi w:val="0"/>
              <w:rPr>
                <w:rFonts w:eastAsia="Times New Roman"/>
              </w:rPr>
            </w:pPr>
            <w:r>
              <w:rPr>
                <w:rFonts w:eastAsia="Times New Roman"/>
              </w:rPr>
              <w:t xml:space="preserve">None </w:t>
            </w:r>
          </w:p>
        </w:tc>
      </w:tr>
    </w:tbl>
    <w:p w14:paraId="402B7108" w14:textId="77777777" w:rsidR="008F716A" w:rsidRDefault="008F716A" w:rsidP="008F716A">
      <w:pPr>
        <w:bidi w:val="0"/>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658"/>
        <w:gridCol w:w="2487"/>
        <w:gridCol w:w="1658"/>
        <w:gridCol w:w="2487"/>
      </w:tblGrid>
      <w:tr w:rsidR="008F716A" w14:paraId="3518FACA"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D9C0510" w14:textId="77777777" w:rsidR="008F716A" w:rsidRDefault="008F716A" w:rsidP="00182145">
            <w:pPr>
              <w:bidi w:val="0"/>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7B29C1" w14:textId="77777777" w:rsidR="008F716A" w:rsidRDefault="008F716A" w:rsidP="00182145">
            <w:pPr>
              <w:bidi w:val="0"/>
              <w:rPr>
                <w:rFonts w:eastAsia="Times New Roman"/>
              </w:rPr>
            </w:pPr>
            <w:r>
              <w:rPr>
                <w:rFonts w:eastAsia="Times New Roman"/>
              </w:rPr>
              <w:t xml:space="preserve">Bug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0FD9D05" w14:textId="77777777" w:rsidR="008F716A" w:rsidRDefault="008F716A" w:rsidP="00182145">
            <w:pPr>
              <w:bidi w:val="0"/>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C7D7C5E" w14:textId="77777777" w:rsidR="008F716A" w:rsidRDefault="008F716A" w:rsidP="00182145">
            <w:pPr>
              <w:bidi w:val="0"/>
              <w:rPr>
                <w:rFonts w:eastAsia="Times New Roman"/>
              </w:rPr>
            </w:pPr>
            <w:r>
              <w:rPr>
                <w:rFonts w:eastAsia="Times New Roman"/>
              </w:rPr>
              <w:t xml:space="preserve">Medium </w:t>
            </w:r>
          </w:p>
        </w:tc>
      </w:tr>
      <w:tr w:rsidR="008F716A" w14:paraId="5B1CDBB9"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A59ECA7" w14:textId="77777777" w:rsidR="008F716A" w:rsidRDefault="008F716A" w:rsidP="00182145">
            <w:pPr>
              <w:bidi w:val="0"/>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6D89146" w14:textId="77777777" w:rsidR="008F716A" w:rsidRDefault="008F716A" w:rsidP="00182145">
            <w:pPr>
              <w:bidi w:val="0"/>
              <w:rPr>
                <w:rFonts w:eastAsia="Times New Roman"/>
              </w:rPr>
            </w:pPr>
            <w:hyperlink r:id="rId54" w:history="1">
              <w:r>
                <w:rPr>
                  <w:rStyle w:val="Hyperlink"/>
                  <w:rFonts w:eastAsia="Times New Roman"/>
                </w:rPr>
                <w:t xml:space="preserve">ARGO ITZCHAK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D49CC4C" w14:textId="77777777" w:rsidR="008F716A" w:rsidRDefault="008F716A" w:rsidP="00182145">
            <w:pPr>
              <w:bidi w:val="0"/>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32F5D58" w14:textId="77777777" w:rsidR="008F716A" w:rsidRDefault="008F716A" w:rsidP="00182145">
            <w:pPr>
              <w:bidi w:val="0"/>
              <w:rPr>
                <w:rFonts w:eastAsia="Times New Roman"/>
              </w:rPr>
            </w:pPr>
            <w:r>
              <w:rPr>
                <w:rFonts w:eastAsia="Times New Roman"/>
              </w:rPr>
              <w:t xml:space="preserve">Unassigned </w:t>
            </w:r>
          </w:p>
        </w:tc>
      </w:tr>
      <w:tr w:rsidR="008F716A" w14:paraId="61163C82"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26317A" w14:textId="77777777" w:rsidR="008F716A" w:rsidRDefault="008F716A" w:rsidP="00182145">
            <w:pPr>
              <w:bidi w:val="0"/>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D451D64" w14:textId="77777777" w:rsidR="008F716A" w:rsidRDefault="008F716A" w:rsidP="00182145">
            <w:pPr>
              <w:bidi w:val="0"/>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8559C6" w14:textId="77777777" w:rsidR="008F716A" w:rsidRDefault="008F716A" w:rsidP="00182145">
            <w:pPr>
              <w:bidi w:val="0"/>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9D1CF9A" w14:textId="77777777" w:rsidR="008F716A" w:rsidRDefault="008F716A" w:rsidP="00182145">
            <w:pPr>
              <w:bidi w:val="0"/>
              <w:rPr>
                <w:rFonts w:eastAsia="Times New Roman"/>
              </w:rPr>
            </w:pPr>
            <w:r>
              <w:rPr>
                <w:rFonts w:eastAsia="Times New Roman"/>
              </w:rPr>
              <w:t xml:space="preserve">0 </w:t>
            </w:r>
          </w:p>
        </w:tc>
      </w:tr>
      <w:tr w:rsidR="008F716A" w14:paraId="3B2FD28D"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1C20D8" w14:textId="77777777" w:rsidR="008F716A" w:rsidRDefault="008F716A" w:rsidP="00182145">
            <w:pPr>
              <w:bidi w:val="0"/>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B24BB3D" w14:textId="77777777" w:rsidR="008F716A" w:rsidRDefault="008F716A" w:rsidP="00182145">
            <w:pPr>
              <w:bidi w:val="0"/>
              <w:rPr>
                <w:rFonts w:eastAsia="Times New Roman"/>
              </w:rPr>
            </w:pPr>
            <w:r>
              <w:rPr>
                <w:rFonts w:eastAsia="Times New Roman"/>
              </w:rPr>
              <w:t xml:space="preserve">None </w:t>
            </w:r>
          </w:p>
        </w:tc>
      </w:tr>
      <w:tr w:rsidR="008F716A" w14:paraId="3A0A4506"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AD3853" w14:textId="77777777" w:rsidR="008F716A" w:rsidRDefault="008F716A" w:rsidP="00182145">
            <w:pPr>
              <w:bidi w:val="0"/>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4569E78" w14:textId="77777777" w:rsidR="008F716A" w:rsidRDefault="008F716A" w:rsidP="00182145">
            <w:pPr>
              <w:bidi w:val="0"/>
              <w:rPr>
                <w:rFonts w:eastAsia="Times New Roman"/>
              </w:rPr>
            </w:pPr>
            <w:r>
              <w:rPr>
                <w:rFonts w:eastAsia="Times New Roman"/>
              </w:rPr>
              <w:t xml:space="preserve">Not Specified </w:t>
            </w:r>
          </w:p>
        </w:tc>
      </w:tr>
      <w:tr w:rsidR="008F716A" w14:paraId="3BBAA09D"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06D285" w14:textId="77777777" w:rsidR="008F716A" w:rsidRDefault="008F716A" w:rsidP="00182145">
            <w:pPr>
              <w:bidi w:val="0"/>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BC6FBE7" w14:textId="77777777" w:rsidR="008F716A" w:rsidRDefault="008F716A" w:rsidP="00182145">
            <w:pPr>
              <w:bidi w:val="0"/>
              <w:rPr>
                <w:rFonts w:eastAsia="Times New Roman"/>
              </w:rPr>
            </w:pPr>
            <w:r>
              <w:rPr>
                <w:rFonts w:eastAsia="Times New Roman"/>
              </w:rPr>
              <w:t xml:space="preserve">Not Specified </w:t>
            </w:r>
          </w:p>
        </w:tc>
      </w:tr>
      <w:tr w:rsidR="008F716A" w14:paraId="4E8E5CC4"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B07CC2" w14:textId="77777777" w:rsidR="008F716A" w:rsidRDefault="008F716A" w:rsidP="00182145">
            <w:pPr>
              <w:bidi w:val="0"/>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AAECA28" w14:textId="77777777" w:rsidR="008F716A" w:rsidRDefault="008F716A" w:rsidP="00182145">
            <w:pPr>
              <w:bidi w:val="0"/>
              <w:rPr>
                <w:rFonts w:eastAsia="Times New Roman"/>
              </w:rPr>
            </w:pPr>
            <w:r>
              <w:rPr>
                <w:rFonts w:eastAsia="Times New Roman"/>
              </w:rPr>
              <w:t xml:space="preserve">Not Specified </w:t>
            </w:r>
          </w:p>
        </w:tc>
      </w:tr>
      <w:tr w:rsidR="008F716A" w14:paraId="363483E0" w14:textId="77777777" w:rsidTr="00182145">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899BD3" w14:textId="77777777" w:rsidR="008F716A" w:rsidRDefault="008F716A" w:rsidP="00182145">
            <w:pPr>
              <w:bidi w:val="0"/>
              <w:rPr>
                <w:rFonts w:eastAsia="Times New Roman"/>
              </w:rPr>
            </w:pPr>
            <w:r>
              <w:rPr>
                <w:rFonts w:eastAsia="Times New Roman"/>
                <w:b/>
                <w:bCs/>
              </w:rPr>
              <w:t>Environment:</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82BD894" w14:textId="77777777" w:rsidR="008F716A" w:rsidRDefault="008F716A" w:rsidP="00182145">
            <w:pPr>
              <w:pStyle w:val="NormalWeb"/>
            </w:pPr>
            <w:ins w:id="19" w:author="Unknown">
              <w:r>
                <w:rPr>
                  <w:b/>
                  <w:bCs/>
                  <w:rtl/>
                </w:rPr>
                <w:t>דפדפן</w:t>
              </w:r>
              <w:r>
                <w:rPr>
                  <w:b/>
                  <w:bCs/>
                </w:rPr>
                <w:t xml:space="preserve"> CHROME</w:t>
              </w:r>
            </w:ins>
          </w:p>
          <w:p w14:paraId="352060F6" w14:textId="77777777" w:rsidR="008F716A" w:rsidRDefault="008F716A" w:rsidP="00182145">
            <w:pPr>
              <w:pStyle w:val="NormalWeb"/>
            </w:pPr>
            <w:ins w:id="20" w:author="Unknown">
              <w:r>
                <w:rPr>
                  <w:b/>
                  <w:bCs/>
                  <w:rtl/>
                </w:rPr>
                <w:t>גרסה 143.0.3650.8</w:t>
              </w:r>
            </w:ins>
          </w:p>
        </w:tc>
      </w:tr>
    </w:tbl>
    <w:p w14:paraId="17B3FF4B" w14:textId="77777777" w:rsidR="008F716A" w:rsidRDefault="008F716A" w:rsidP="008F716A">
      <w:pPr>
        <w:bidi w:val="0"/>
        <w:rPr>
          <w:rFonts w:eastAsia="Times New Roman"/>
          <w:rtl/>
        </w:rPr>
      </w:pPr>
    </w:p>
    <w:p w14:paraId="6F55AEB2" w14:textId="77777777" w:rsidR="008F716A" w:rsidRDefault="008F716A" w:rsidP="008F716A">
      <w:pPr>
        <w:bidi w:val="0"/>
        <w:rPr>
          <w:rFonts w:eastAsia="Times New Roman"/>
          <w:rtl/>
        </w:rPr>
      </w:pPr>
    </w:p>
    <w:p w14:paraId="451BC352" w14:textId="77777777" w:rsidR="008F716A" w:rsidRDefault="008F716A" w:rsidP="008F716A">
      <w:pPr>
        <w:bidi w:val="0"/>
        <w:rPr>
          <w:rFonts w:eastAsia="Times New Roman"/>
          <w:rtl/>
        </w:rPr>
      </w:pPr>
    </w:p>
    <w:p w14:paraId="552106EA" w14:textId="77777777" w:rsidR="008F716A" w:rsidRDefault="008F716A" w:rsidP="008F716A">
      <w:pPr>
        <w:bidi w:val="0"/>
        <w:rPr>
          <w:rFonts w:eastAsia="Times New Roman"/>
          <w:rtl/>
        </w:rPr>
      </w:pPr>
    </w:p>
    <w:p w14:paraId="6F132EF3" w14:textId="77777777" w:rsidR="008F716A" w:rsidRDefault="008F716A" w:rsidP="008F716A">
      <w:pPr>
        <w:bidi w:val="0"/>
        <w:rPr>
          <w:rFonts w:eastAsia="Times New Roman"/>
        </w:rPr>
      </w:pPr>
    </w:p>
    <w:p w14:paraId="4DFD085A" w14:textId="77777777" w:rsidR="008F716A" w:rsidRDefault="008F716A" w:rsidP="008F716A">
      <w:pPr>
        <w:bidi w:val="0"/>
        <w:rPr>
          <w:rFonts w:eastAsia="Times New Roman"/>
        </w:rPr>
      </w:pPr>
    </w:p>
    <w:p w14:paraId="7F364A12" w14:textId="77777777" w:rsidR="008F716A" w:rsidRDefault="008F716A" w:rsidP="008F716A">
      <w:pPr>
        <w:bidi w:val="0"/>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8306"/>
      </w:tblGrid>
      <w:tr w:rsidR="008F716A" w14:paraId="6F297E9A" w14:textId="77777777" w:rsidTr="00182145">
        <w:tc>
          <w:tcPr>
            <w:tcW w:w="0" w:type="auto"/>
            <w:shd w:val="clear" w:color="auto" w:fill="FFFFFF"/>
            <w:vAlign w:val="center"/>
            <w:hideMark/>
          </w:tcPr>
          <w:p w14:paraId="60C48B86" w14:textId="77777777" w:rsidR="008F716A" w:rsidRDefault="008F716A" w:rsidP="00182145">
            <w:pPr>
              <w:rPr>
                <w:rFonts w:eastAsia="Times New Roman"/>
              </w:rPr>
            </w:pPr>
          </w:p>
        </w:tc>
      </w:tr>
    </w:tbl>
    <w:p w14:paraId="25EABB81" w14:textId="77777777" w:rsidR="008F716A" w:rsidRDefault="008F716A" w:rsidP="008F716A">
      <w:pPr>
        <w:bidi w:val="0"/>
        <w:rPr>
          <w:rFonts w:eastAsia="Times New Roman"/>
          <w:sz w:val="24"/>
          <w:szCs w:val="24"/>
        </w:rPr>
      </w:pPr>
    </w:p>
    <w:p w14:paraId="78FC73C7" w14:textId="301CE911" w:rsidR="00A65788" w:rsidRPr="00C41668" w:rsidRDefault="00A65788" w:rsidP="00A65788">
      <w:pPr>
        <w:pStyle w:val="NormalWeb"/>
        <w:jc w:val="right"/>
        <w:rPr>
          <w:b/>
          <w:bCs/>
          <w:sz w:val="36"/>
          <w:szCs w:val="36"/>
          <w:u w:val="single"/>
        </w:rPr>
      </w:pPr>
      <w:r w:rsidRPr="00C41668">
        <w:rPr>
          <w:b/>
          <w:bCs/>
          <w:sz w:val="36"/>
          <w:szCs w:val="36"/>
          <w:u w:val="single"/>
          <w:rtl/>
        </w:rPr>
        <w:lastRenderedPageBreak/>
        <w:t>צעדים לשחזור</w:t>
      </w:r>
      <w:r>
        <w:rPr>
          <w:rFonts w:hint="cs"/>
          <w:b/>
          <w:bCs/>
          <w:sz w:val="36"/>
          <w:szCs w:val="36"/>
          <w:u w:val="single"/>
          <w:rtl/>
        </w:rPr>
        <w:t>:</w:t>
      </w:r>
    </w:p>
    <w:p w14:paraId="07F29D18" w14:textId="60260133" w:rsidR="00A65788" w:rsidRPr="00C41668" w:rsidRDefault="00A65788" w:rsidP="00A65788">
      <w:pPr>
        <w:pStyle w:val="NormalWeb"/>
        <w:jc w:val="right"/>
        <w:rPr>
          <w:sz w:val="36"/>
          <w:szCs w:val="36"/>
          <w:rtl/>
        </w:rPr>
      </w:pPr>
      <w:r w:rsidRPr="00C41668">
        <w:rPr>
          <w:sz w:val="36"/>
          <w:szCs w:val="36"/>
          <w:rtl/>
        </w:rPr>
        <w:t>כנס לשופרסל אונליין</w:t>
      </w:r>
      <w:r>
        <w:rPr>
          <w:rFonts w:hint="cs"/>
          <w:sz w:val="36"/>
          <w:szCs w:val="36"/>
          <w:rtl/>
        </w:rPr>
        <w:t>.</w:t>
      </w:r>
      <w:r>
        <w:rPr>
          <w:sz w:val="36"/>
          <w:szCs w:val="36"/>
        </w:rPr>
        <w:t>.1</w:t>
      </w:r>
    </w:p>
    <w:p w14:paraId="018168AE" w14:textId="2D08DB11" w:rsidR="00A65788" w:rsidRPr="00C41668" w:rsidRDefault="00A65788" w:rsidP="00A65788">
      <w:pPr>
        <w:pStyle w:val="NormalWeb"/>
        <w:jc w:val="right"/>
        <w:rPr>
          <w:sz w:val="36"/>
          <w:szCs w:val="36"/>
        </w:rPr>
      </w:pPr>
      <w:r w:rsidRPr="00C41668">
        <w:rPr>
          <w:sz w:val="36"/>
          <w:szCs w:val="36"/>
          <w:rtl/>
        </w:rPr>
        <w:t>כנס לקטגוריה משקאות, יין אלכוהול וטבק</w:t>
      </w:r>
      <w:r>
        <w:rPr>
          <w:rFonts w:hint="cs"/>
          <w:sz w:val="36"/>
          <w:szCs w:val="36"/>
          <w:rtl/>
        </w:rPr>
        <w:t>.</w:t>
      </w:r>
      <w:r>
        <w:rPr>
          <w:sz w:val="36"/>
          <w:szCs w:val="36"/>
        </w:rPr>
        <w:t>.2</w:t>
      </w:r>
    </w:p>
    <w:p w14:paraId="5C998F36" w14:textId="47C8F756" w:rsidR="00A65788" w:rsidRPr="00C41668" w:rsidRDefault="00A65788" w:rsidP="00A65788">
      <w:pPr>
        <w:pStyle w:val="NormalWeb"/>
        <w:jc w:val="right"/>
        <w:rPr>
          <w:sz w:val="36"/>
          <w:szCs w:val="36"/>
        </w:rPr>
      </w:pPr>
      <w:r w:rsidRPr="00C41668">
        <w:rPr>
          <w:sz w:val="36"/>
          <w:szCs w:val="36"/>
          <w:rtl/>
        </w:rPr>
        <w:t>בחר קטגוריה יינות אדומים</w:t>
      </w:r>
      <w:r>
        <w:rPr>
          <w:rFonts w:hint="cs"/>
          <w:sz w:val="36"/>
          <w:szCs w:val="36"/>
          <w:rtl/>
        </w:rPr>
        <w:t>.</w:t>
      </w:r>
      <w:r>
        <w:rPr>
          <w:sz w:val="36"/>
          <w:szCs w:val="36"/>
        </w:rPr>
        <w:t>.3</w:t>
      </w:r>
    </w:p>
    <w:p w14:paraId="0A17E6B5" w14:textId="03C5881F" w:rsidR="00A65788" w:rsidRPr="00C41668" w:rsidRDefault="00A65788" w:rsidP="00A65788">
      <w:pPr>
        <w:pStyle w:val="NormalWeb"/>
        <w:jc w:val="right"/>
        <w:rPr>
          <w:sz w:val="36"/>
          <w:szCs w:val="36"/>
        </w:rPr>
      </w:pPr>
      <w:r w:rsidRPr="00C41668">
        <w:rPr>
          <w:sz w:val="36"/>
          <w:szCs w:val="36"/>
          <w:rtl/>
        </w:rPr>
        <w:t>בחר בקבוק יין</w:t>
      </w:r>
      <w:r>
        <w:rPr>
          <w:rFonts w:hint="cs"/>
          <w:sz w:val="36"/>
          <w:szCs w:val="36"/>
          <w:rtl/>
        </w:rPr>
        <w:t>.</w:t>
      </w:r>
      <w:r>
        <w:rPr>
          <w:sz w:val="36"/>
          <w:szCs w:val="36"/>
        </w:rPr>
        <w:t>.4</w:t>
      </w:r>
    </w:p>
    <w:p w14:paraId="51FA75C2" w14:textId="450EDAF7" w:rsidR="00A65788" w:rsidRPr="00C41668" w:rsidRDefault="00A65788" w:rsidP="00A65788">
      <w:pPr>
        <w:pStyle w:val="NormalWeb"/>
        <w:jc w:val="right"/>
        <w:rPr>
          <w:b/>
          <w:bCs/>
          <w:sz w:val="36"/>
          <w:szCs w:val="36"/>
          <w:u w:val="single"/>
        </w:rPr>
      </w:pPr>
      <w:r w:rsidRPr="00C41668">
        <w:rPr>
          <w:b/>
          <w:bCs/>
          <w:sz w:val="36"/>
          <w:szCs w:val="36"/>
          <w:u w:val="single"/>
          <w:rtl/>
        </w:rPr>
        <w:t>תוצאה צפויה</w:t>
      </w:r>
      <w:r>
        <w:rPr>
          <w:rFonts w:hint="cs"/>
          <w:b/>
          <w:bCs/>
          <w:sz w:val="36"/>
          <w:szCs w:val="36"/>
          <w:u w:val="single"/>
          <w:rtl/>
        </w:rPr>
        <w:t>:</w:t>
      </w:r>
    </w:p>
    <w:p w14:paraId="108482AC" w14:textId="77777777" w:rsidR="00A65788" w:rsidRPr="00C41668" w:rsidRDefault="00A65788" w:rsidP="00A65788">
      <w:pPr>
        <w:pStyle w:val="NormalWeb"/>
        <w:jc w:val="right"/>
        <w:rPr>
          <w:sz w:val="36"/>
          <w:szCs w:val="36"/>
        </w:rPr>
      </w:pPr>
      <w:r w:rsidRPr="00C41668">
        <w:rPr>
          <w:sz w:val="36"/>
          <w:szCs w:val="36"/>
          <w:rtl/>
        </w:rPr>
        <w:t>לקבל הודעה על איסור מכירת אלכוהול מתחת לגיל ה18</w:t>
      </w:r>
    </w:p>
    <w:p w14:paraId="4695C93D" w14:textId="376FD3CF" w:rsidR="00A65788" w:rsidRPr="00C41668" w:rsidRDefault="00A65788" w:rsidP="00A65788">
      <w:pPr>
        <w:pStyle w:val="NormalWeb"/>
        <w:jc w:val="right"/>
        <w:rPr>
          <w:b/>
          <w:bCs/>
          <w:sz w:val="36"/>
          <w:szCs w:val="36"/>
          <w:u w:val="single"/>
          <w:rtl/>
        </w:rPr>
      </w:pPr>
      <w:r w:rsidRPr="00C41668">
        <w:rPr>
          <w:b/>
          <w:bCs/>
          <w:sz w:val="36"/>
          <w:szCs w:val="36"/>
          <w:u w:val="single"/>
          <w:rtl/>
        </w:rPr>
        <w:t>תוצאה בפועל</w:t>
      </w:r>
      <w:r>
        <w:rPr>
          <w:rFonts w:hint="cs"/>
          <w:b/>
          <w:bCs/>
          <w:sz w:val="36"/>
          <w:szCs w:val="36"/>
          <w:u w:val="single"/>
          <w:rtl/>
        </w:rPr>
        <w:t>:</w:t>
      </w:r>
    </w:p>
    <w:p w14:paraId="7B56114F" w14:textId="7DEE7359" w:rsidR="00A65788" w:rsidRPr="00C41668" w:rsidRDefault="00A65788" w:rsidP="00A65788">
      <w:pPr>
        <w:pStyle w:val="NormalWeb"/>
        <w:jc w:val="right"/>
        <w:rPr>
          <w:sz w:val="36"/>
          <w:szCs w:val="36"/>
        </w:rPr>
      </w:pPr>
      <w:r w:rsidRPr="00C41668">
        <w:rPr>
          <w:sz w:val="36"/>
          <w:szCs w:val="36"/>
          <w:rtl/>
        </w:rPr>
        <w:t>אין שום הודעה שמזכירה למשתמש שזוהי מכירה מעל גיל 18</w:t>
      </w:r>
    </w:p>
    <w:p w14:paraId="5CBB715A" w14:textId="77777777" w:rsidR="008F716A" w:rsidRPr="00A65788" w:rsidRDefault="008F716A" w:rsidP="0001751D">
      <w:pPr>
        <w:rPr>
          <w:rtl/>
        </w:rPr>
      </w:pPr>
    </w:p>
    <w:sectPr w:rsidR="008F716A" w:rsidRPr="00A65788" w:rsidSect="00F3669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D2"/>
    <w:rsid w:val="0001751D"/>
    <w:rsid w:val="00021B1A"/>
    <w:rsid w:val="00030AE4"/>
    <w:rsid w:val="000572BE"/>
    <w:rsid w:val="000650D2"/>
    <w:rsid w:val="0007000D"/>
    <w:rsid w:val="00096E03"/>
    <w:rsid w:val="001142E7"/>
    <w:rsid w:val="001306B8"/>
    <w:rsid w:val="001408CD"/>
    <w:rsid w:val="001433AA"/>
    <w:rsid w:val="001529F8"/>
    <w:rsid w:val="001605D1"/>
    <w:rsid w:val="00165196"/>
    <w:rsid w:val="00180359"/>
    <w:rsid w:val="001B40CF"/>
    <w:rsid w:val="001D0D28"/>
    <w:rsid w:val="00224375"/>
    <w:rsid w:val="002424C9"/>
    <w:rsid w:val="00282E6C"/>
    <w:rsid w:val="0029124E"/>
    <w:rsid w:val="002F261A"/>
    <w:rsid w:val="002F2D47"/>
    <w:rsid w:val="00317BE2"/>
    <w:rsid w:val="00320DE9"/>
    <w:rsid w:val="0032747A"/>
    <w:rsid w:val="0033221E"/>
    <w:rsid w:val="00345927"/>
    <w:rsid w:val="003544DF"/>
    <w:rsid w:val="003E3631"/>
    <w:rsid w:val="003F4B62"/>
    <w:rsid w:val="004363AF"/>
    <w:rsid w:val="00464C39"/>
    <w:rsid w:val="004668FB"/>
    <w:rsid w:val="004751DD"/>
    <w:rsid w:val="00494248"/>
    <w:rsid w:val="004B2A5F"/>
    <w:rsid w:val="004C5735"/>
    <w:rsid w:val="004D3739"/>
    <w:rsid w:val="004F44F3"/>
    <w:rsid w:val="00520228"/>
    <w:rsid w:val="00547632"/>
    <w:rsid w:val="005678DF"/>
    <w:rsid w:val="00592F58"/>
    <w:rsid w:val="005A03A3"/>
    <w:rsid w:val="005A14A6"/>
    <w:rsid w:val="005A5169"/>
    <w:rsid w:val="005B5664"/>
    <w:rsid w:val="005C58BA"/>
    <w:rsid w:val="005D6E03"/>
    <w:rsid w:val="005F4ED7"/>
    <w:rsid w:val="00604BC4"/>
    <w:rsid w:val="006058E5"/>
    <w:rsid w:val="00607906"/>
    <w:rsid w:val="00615335"/>
    <w:rsid w:val="00621C81"/>
    <w:rsid w:val="00643FC5"/>
    <w:rsid w:val="0064766A"/>
    <w:rsid w:val="0068710F"/>
    <w:rsid w:val="00690722"/>
    <w:rsid w:val="006B4844"/>
    <w:rsid w:val="00707F74"/>
    <w:rsid w:val="00712738"/>
    <w:rsid w:val="007319CE"/>
    <w:rsid w:val="007513B2"/>
    <w:rsid w:val="007630E1"/>
    <w:rsid w:val="007A4503"/>
    <w:rsid w:val="007A4F18"/>
    <w:rsid w:val="007E1DE8"/>
    <w:rsid w:val="00851D2F"/>
    <w:rsid w:val="00865D21"/>
    <w:rsid w:val="00874C59"/>
    <w:rsid w:val="008816D2"/>
    <w:rsid w:val="00884721"/>
    <w:rsid w:val="008934C9"/>
    <w:rsid w:val="008C7ED7"/>
    <w:rsid w:val="008D03B0"/>
    <w:rsid w:val="008D72A4"/>
    <w:rsid w:val="008F716A"/>
    <w:rsid w:val="00901D01"/>
    <w:rsid w:val="009079C8"/>
    <w:rsid w:val="00922C1B"/>
    <w:rsid w:val="00927219"/>
    <w:rsid w:val="00933C3B"/>
    <w:rsid w:val="00962204"/>
    <w:rsid w:val="00962D4B"/>
    <w:rsid w:val="00966CA6"/>
    <w:rsid w:val="00993A82"/>
    <w:rsid w:val="009A3065"/>
    <w:rsid w:val="009A595F"/>
    <w:rsid w:val="009A7781"/>
    <w:rsid w:val="009B2F61"/>
    <w:rsid w:val="009D3420"/>
    <w:rsid w:val="009D63DE"/>
    <w:rsid w:val="009F7439"/>
    <w:rsid w:val="00A04770"/>
    <w:rsid w:val="00A636E3"/>
    <w:rsid w:val="00A65788"/>
    <w:rsid w:val="00A71B06"/>
    <w:rsid w:val="00A75410"/>
    <w:rsid w:val="00A77FEC"/>
    <w:rsid w:val="00A849CE"/>
    <w:rsid w:val="00AB1291"/>
    <w:rsid w:val="00AD1CCA"/>
    <w:rsid w:val="00B014A7"/>
    <w:rsid w:val="00B31AD5"/>
    <w:rsid w:val="00B43340"/>
    <w:rsid w:val="00B87C71"/>
    <w:rsid w:val="00B92E8B"/>
    <w:rsid w:val="00BA2C10"/>
    <w:rsid w:val="00BF7506"/>
    <w:rsid w:val="00C03C5B"/>
    <w:rsid w:val="00C12AFA"/>
    <w:rsid w:val="00C30A7E"/>
    <w:rsid w:val="00C3127F"/>
    <w:rsid w:val="00C529BC"/>
    <w:rsid w:val="00C53C75"/>
    <w:rsid w:val="00C92D08"/>
    <w:rsid w:val="00CA3889"/>
    <w:rsid w:val="00CA7BD0"/>
    <w:rsid w:val="00CB2FDC"/>
    <w:rsid w:val="00CC49F4"/>
    <w:rsid w:val="00CE5B5D"/>
    <w:rsid w:val="00D02397"/>
    <w:rsid w:val="00D05401"/>
    <w:rsid w:val="00D06317"/>
    <w:rsid w:val="00D23FBB"/>
    <w:rsid w:val="00D42CF0"/>
    <w:rsid w:val="00D67DB7"/>
    <w:rsid w:val="00D8664D"/>
    <w:rsid w:val="00D93599"/>
    <w:rsid w:val="00DA2015"/>
    <w:rsid w:val="00DB370E"/>
    <w:rsid w:val="00DE2184"/>
    <w:rsid w:val="00E3331B"/>
    <w:rsid w:val="00E4657E"/>
    <w:rsid w:val="00E564EB"/>
    <w:rsid w:val="00E73C1E"/>
    <w:rsid w:val="00E85DD2"/>
    <w:rsid w:val="00E87155"/>
    <w:rsid w:val="00E900B0"/>
    <w:rsid w:val="00EB7BEA"/>
    <w:rsid w:val="00ED1F17"/>
    <w:rsid w:val="00ED44F7"/>
    <w:rsid w:val="00EE5F44"/>
    <w:rsid w:val="00EF1DBE"/>
    <w:rsid w:val="00F16B93"/>
    <w:rsid w:val="00F36699"/>
    <w:rsid w:val="00F561C8"/>
    <w:rsid w:val="00F6122E"/>
    <w:rsid w:val="00F6420A"/>
    <w:rsid w:val="00F70EB9"/>
    <w:rsid w:val="00F77877"/>
    <w:rsid w:val="00FB48A3"/>
    <w:rsid w:val="00FE735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8A152"/>
  <w15:chartTrackingRefBased/>
  <w15:docId w15:val="{8E055E23-40A9-4500-8098-A0834021F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he-IL"/>
      </w:rPr>
    </w:rPrDefault>
    <w:pPrDefault>
      <w:pPr>
        <w:bidi/>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3889"/>
  </w:style>
  <w:style w:type="paragraph" w:styleId="1">
    <w:name w:val="heading 1"/>
    <w:basedOn w:val="a"/>
    <w:next w:val="a"/>
    <w:link w:val="10"/>
    <w:uiPriority w:val="9"/>
    <w:qFormat/>
    <w:rsid w:val="00CA3889"/>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CA3889"/>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3">
    <w:name w:val="heading 3"/>
    <w:basedOn w:val="a"/>
    <w:next w:val="a"/>
    <w:link w:val="30"/>
    <w:uiPriority w:val="9"/>
    <w:unhideWhenUsed/>
    <w:qFormat/>
    <w:rsid w:val="00CA3889"/>
    <w:pPr>
      <w:keepNext/>
      <w:keepLines/>
      <w:spacing w:before="160" w:after="0" w:line="240" w:lineRule="auto"/>
      <w:outlineLvl w:val="2"/>
    </w:pPr>
    <w:rPr>
      <w:rFonts w:asciiTheme="majorHAnsi" w:eastAsiaTheme="majorEastAsia" w:hAnsiTheme="majorHAnsi" w:cstheme="majorBidi"/>
      <w:sz w:val="32"/>
      <w:szCs w:val="32"/>
    </w:rPr>
  </w:style>
  <w:style w:type="paragraph" w:styleId="4">
    <w:name w:val="heading 4"/>
    <w:basedOn w:val="a"/>
    <w:next w:val="a"/>
    <w:link w:val="40"/>
    <w:uiPriority w:val="9"/>
    <w:unhideWhenUsed/>
    <w:qFormat/>
    <w:rsid w:val="00CA3889"/>
    <w:pPr>
      <w:keepNext/>
      <w:keepLines/>
      <w:spacing w:before="80" w:after="0"/>
      <w:outlineLvl w:val="3"/>
    </w:pPr>
    <w:rPr>
      <w:rFonts w:asciiTheme="majorHAnsi" w:eastAsiaTheme="majorEastAsia" w:hAnsiTheme="majorHAnsi" w:cstheme="majorBidi"/>
      <w:i/>
      <w:iCs/>
      <w:sz w:val="30"/>
      <w:szCs w:val="30"/>
    </w:rPr>
  </w:style>
  <w:style w:type="paragraph" w:styleId="5">
    <w:name w:val="heading 5"/>
    <w:basedOn w:val="a"/>
    <w:next w:val="a"/>
    <w:link w:val="50"/>
    <w:uiPriority w:val="9"/>
    <w:unhideWhenUsed/>
    <w:qFormat/>
    <w:rsid w:val="00CA3889"/>
    <w:pPr>
      <w:keepNext/>
      <w:keepLines/>
      <w:spacing w:before="40" w:after="0"/>
      <w:outlineLvl w:val="4"/>
    </w:pPr>
    <w:rPr>
      <w:rFonts w:asciiTheme="majorHAnsi" w:eastAsiaTheme="majorEastAsia" w:hAnsiTheme="majorHAnsi" w:cstheme="majorBidi"/>
      <w:sz w:val="28"/>
      <w:szCs w:val="28"/>
    </w:rPr>
  </w:style>
  <w:style w:type="paragraph" w:styleId="6">
    <w:name w:val="heading 6"/>
    <w:basedOn w:val="a"/>
    <w:next w:val="a"/>
    <w:link w:val="60"/>
    <w:uiPriority w:val="9"/>
    <w:unhideWhenUsed/>
    <w:qFormat/>
    <w:rsid w:val="00CA3889"/>
    <w:pPr>
      <w:keepNext/>
      <w:keepLines/>
      <w:spacing w:before="40" w:after="0"/>
      <w:outlineLvl w:val="5"/>
    </w:pPr>
    <w:rPr>
      <w:rFonts w:asciiTheme="majorHAnsi" w:eastAsiaTheme="majorEastAsia" w:hAnsiTheme="majorHAnsi" w:cstheme="majorBidi"/>
      <w:i/>
      <w:iCs/>
      <w:sz w:val="26"/>
      <w:szCs w:val="26"/>
    </w:rPr>
  </w:style>
  <w:style w:type="paragraph" w:styleId="7">
    <w:name w:val="heading 7"/>
    <w:basedOn w:val="a"/>
    <w:next w:val="a"/>
    <w:link w:val="70"/>
    <w:uiPriority w:val="9"/>
    <w:unhideWhenUsed/>
    <w:qFormat/>
    <w:rsid w:val="00CA3889"/>
    <w:pPr>
      <w:keepNext/>
      <w:keepLines/>
      <w:spacing w:before="40" w:after="0"/>
      <w:outlineLvl w:val="6"/>
    </w:pPr>
    <w:rPr>
      <w:rFonts w:asciiTheme="majorHAnsi" w:eastAsiaTheme="majorEastAsia" w:hAnsiTheme="majorHAnsi" w:cstheme="majorBidi"/>
      <w:sz w:val="24"/>
      <w:szCs w:val="24"/>
    </w:rPr>
  </w:style>
  <w:style w:type="paragraph" w:styleId="8">
    <w:name w:val="heading 8"/>
    <w:basedOn w:val="a"/>
    <w:next w:val="a"/>
    <w:link w:val="80"/>
    <w:uiPriority w:val="9"/>
    <w:unhideWhenUsed/>
    <w:qFormat/>
    <w:rsid w:val="00CA3889"/>
    <w:pPr>
      <w:keepNext/>
      <w:keepLines/>
      <w:spacing w:before="40" w:after="0"/>
      <w:outlineLvl w:val="7"/>
    </w:pPr>
    <w:rPr>
      <w:rFonts w:asciiTheme="majorHAnsi" w:eastAsiaTheme="majorEastAsia" w:hAnsiTheme="majorHAnsi" w:cstheme="majorBidi"/>
      <w:i/>
      <w:iCs/>
      <w:sz w:val="22"/>
      <w:szCs w:val="22"/>
    </w:rPr>
  </w:style>
  <w:style w:type="paragraph" w:styleId="9">
    <w:name w:val="heading 9"/>
    <w:basedOn w:val="a"/>
    <w:next w:val="a"/>
    <w:link w:val="90"/>
    <w:uiPriority w:val="9"/>
    <w:unhideWhenUsed/>
    <w:qFormat/>
    <w:rsid w:val="00CA3889"/>
    <w:pPr>
      <w:keepNext/>
      <w:keepLines/>
      <w:spacing w:before="40" w:after="0"/>
      <w:outlineLvl w:val="8"/>
    </w:pPr>
    <w:rPr>
      <w:b/>
      <w:bCs/>
      <w:i/>
      <w:i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A3889"/>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rsid w:val="00CA3889"/>
    <w:rPr>
      <w:rFonts w:asciiTheme="majorHAnsi" w:eastAsiaTheme="majorEastAsia" w:hAnsiTheme="majorHAnsi" w:cstheme="majorBidi"/>
      <w:sz w:val="32"/>
      <w:szCs w:val="32"/>
    </w:rPr>
  </w:style>
  <w:style w:type="character" w:customStyle="1" w:styleId="30">
    <w:name w:val="כותרת 3 תו"/>
    <w:basedOn w:val="a0"/>
    <w:link w:val="3"/>
    <w:uiPriority w:val="9"/>
    <w:rsid w:val="00CA3889"/>
    <w:rPr>
      <w:rFonts w:asciiTheme="majorHAnsi" w:eastAsiaTheme="majorEastAsia" w:hAnsiTheme="majorHAnsi" w:cstheme="majorBidi"/>
      <w:sz w:val="32"/>
      <w:szCs w:val="32"/>
    </w:rPr>
  </w:style>
  <w:style w:type="character" w:customStyle="1" w:styleId="40">
    <w:name w:val="כותרת 4 תו"/>
    <w:basedOn w:val="a0"/>
    <w:link w:val="4"/>
    <w:uiPriority w:val="9"/>
    <w:rsid w:val="00CA3889"/>
    <w:rPr>
      <w:rFonts w:asciiTheme="majorHAnsi" w:eastAsiaTheme="majorEastAsia" w:hAnsiTheme="majorHAnsi" w:cstheme="majorBidi"/>
      <w:i/>
      <w:iCs/>
      <w:sz w:val="30"/>
      <w:szCs w:val="30"/>
    </w:rPr>
  </w:style>
  <w:style w:type="character" w:customStyle="1" w:styleId="50">
    <w:name w:val="כותרת 5 תו"/>
    <w:basedOn w:val="a0"/>
    <w:link w:val="5"/>
    <w:uiPriority w:val="9"/>
    <w:rsid w:val="00CA3889"/>
    <w:rPr>
      <w:rFonts w:asciiTheme="majorHAnsi" w:eastAsiaTheme="majorEastAsia" w:hAnsiTheme="majorHAnsi" w:cstheme="majorBidi"/>
      <w:sz w:val="28"/>
      <w:szCs w:val="28"/>
    </w:rPr>
  </w:style>
  <w:style w:type="character" w:customStyle="1" w:styleId="60">
    <w:name w:val="כותרת 6 תו"/>
    <w:basedOn w:val="a0"/>
    <w:link w:val="6"/>
    <w:uiPriority w:val="9"/>
    <w:rsid w:val="00CA3889"/>
    <w:rPr>
      <w:rFonts w:asciiTheme="majorHAnsi" w:eastAsiaTheme="majorEastAsia" w:hAnsiTheme="majorHAnsi" w:cstheme="majorBidi"/>
      <w:i/>
      <w:iCs/>
      <w:sz w:val="26"/>
      <w:szCs w:val="26"/>
    </w:rPr>
  </w:style>
  <w:style w:type="character" w:customStyle="1" w:styleId="70">
    <w:name w:val="כותרת 7 תו"/>
    <w:basedOn w:val="a0"/>
    <w:link w:val="7"/>
    <w:uiPriority w:val="9"/>
    <w:rsid w:val="00CA3889"/>
    <w:rPr>
      <w:rFonts w:asciiTheme="majorHAnsi" w:eastAsiaTheme="majorEastAsia" w:hAnsiTheme="majorHAnsi" w:cstheme="majorBidi"/>
      <w:sz w:val="24"/>
      <w:szCs w:val="24"/>
    </w:rPr>
  </w:style>
  <w:style w:type="character" w:customStyle="1" w:styleId="80">
    <w:name w:val="כותרת 8 תו"/>
    <w:basedOn w:val="a0"/>
    <w:link w:val="8"/>
    <w:uiPriority w:val="9"/>
    <w:rsid w:val="00CA3889"/>
    <w:rPr>
      <w:rFonts w:asciiTheme="majorHAnsi" w:eastAsiaTheme="majorEastAsia" w:hAnsiTheme="majorHAnsi" w:cstheme="majorBidi"/>
      <w:i/>
      <w:iCs/>
      <w:sz w:val="22"/>
      <w:szCs w:val="22"/>
    </w:rPr>
  </w:style>
  <w:style w:type="character" w:customStyle="1" w:styleId="90">
    <w:name w:val="כותרת 9 תו"/>
    <w:basedOn w:val="a0"/>
    <w:link w:val="9"/>
    <w:uiPriority w:val="9"/>
    <w:rsid w:val="00CA3889"/>
    <w:rPr>
      <w:b/>
      <w:bCs/>
      <w:i/>
      <w:iCs/>
    </w:rPr>
  </w:style>
  <w:style w:type="paragraph" w:styleId="a3">
    <w:name w:val="Title"/>
    <w:basedOn w:val="a"/>
    <w:next w:val="a"/>
    <w:link w:val="a4"/>
    <w:uiPriority w:val="10"/>
    <w:qFormat/>
    <w:rsid w:val="00CA3889"/>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a4">
    <w:name w:val="כותרת טקסט תו"/>
    <w:basedOn w:val="a0"/>
    <w:link w:val="a3"/>
    <w:uiPriority w:val="10"/>
    <w:rsid w:val="00CA3889"/>
    <w:rPr>
      <w:rFonts w:asciiTheme="majorHAnsi" w:eastAsiaTheme="majorEastAsia" w:hAnsiTheme="majorHAnsi" w:cstheme="majorBidi"/>
      <w:caps/>
      <w:color w:val="44546A" w:themeColor="text2"/>
      <w:spacing w:val="30"/>
      <w:sz w:val="72"/>
      <w:szCs w:val="72"/>
    </w:rPr>
  </w:style>
  <w:style w:type="paragraph" w:styleId="a5">
    <w:name w:val="Subtitle"/>
    <w:basedOn w:val="a"/>
    <w:next w:val="a"/>
    <w:link w:val="a6"/>
    <w:uiPriority w:val="11"/>
    <w:qFormat/>
    <w:rsid w:val="00CA3889"/>
    <w:pPr>
      <w:numPr>
        <w:ilvl w:val="1"/>
      </w:numPr>
      <w:jc w:val="center"/>
    </w:pPr>
    <w:rPr>
      <w:color w:val="44546A" w:themeColor="text2"/>
      <w:sz w:val="28"/>
      <w:szCs w:val="28"/>
    </w:rPr>
  </w:style>
  <w:style w:type="character" w:customStyle="1" w:styleId="a6">
    <w:name w:val="כותרת משנה תו"/>
    <w:basedOn w:val="a0"/>
    <w:link w:val="a5"/>
    <w:uiPriority w:val="11"/>
    <w:rsid w:val="00CA3889"/>
    <w:rPr>
      <w:color w:val="44546A" w:themeColor="text2"/>
      <w:sz w:val="28"/>
      <w:szCs w:val="28"/>
    </w:rPr>
  </w:style>
  <w:style w:type="paragraph" w:styleId="a7">
    <w:name w:val="Quote"/>
    <w:basedOn w:val="a"/>
    <w:next w:val="a"/>
    <w:link w:val="a8"/>
    <w:uiPriority w:val="29"/>
    <w:qFormat/>
    <w:rsid w:val="00CA3889"/>
    <w:pPr>
      <w:spacing w:before="160"/>
      <w:ind w:left="720" w:right="720"/>
      <w:jc w:val="center"/>
    </w:pPr>
    <w:rPr>
      <w:i/>
      <w:iCs/>
      <w:color w:val="7B7B7B" w:themeColor="accent3" w:themeShade="BF"/>
      <w:sz w:val="24"/>
      <w:szCs w:val="24"/>
    </w:rPr>
  </w:style>
  <w:style w:type="character" w:customStyle="1" w:styleId="a8">
    <w:name w:val="ציטוט תו"/>
    <w:basedOn w:val="a0"/>
    <w:link w:val="a7"/>
    <w:uiPriority w:val="29"/>
    <w:rsid w:val="00CA3889"/>
    <w:rPr>
      <w:i/>
      <w:iCs/>
      <w:color w:val="7B7B7B" w:themeColor="accent3" w:themeShade="BF"/>
      <w:sz w:val="24"/>
      <w:szCs w:val="24"/>
    </w:rPr>
  </w:style>
  <w:style w:type="paragraph" w:styleId="a9">
    <w:name w:val="List Paragraph"/>
    <w:basedOn w:val="a"/>
    <w:uiPriority w:val="34"/>
    <w:qFormat/>
    <w:rsid w:val="005F4ED7"/>
    <w:pPr>
      <w:ind w:left="720"/>
      <w:contextualSpacing/>
    </w:pPr>
  </w:style>
  <w:style w:type="character" w:styleId="aa">
    <w:name w:val="Intense Emphasis"/>
    <w:basedOn w:val="a0"/>
    <w:uiPriority w:val="21"/>
    <w:qFormat/>
    <w:rsid w:val="00CA3889"/>
    <w:rPr>
      <w:b/>
      <w:bCs/>
      <w:i/>
      <w:iCs/>
      <w:color w:val="auto"/>
    </w:rPr>
  </w:style>
  <w:style w:type="paragraph" w:styleId="ab">
    <w:name w:val="Intense Quote"/>
    <w:basedOn w:val="a"/>
    <w:next w:val="a"/>
    <w:link w:val="ac"/>
    <w:uiPriority w:val="30"/>
    <w:qFormat/>
    <w:rsid w:val="00CA3889"/>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ac">
    <w:name w:val="ציטוט חזק תו"/>
    <w:basedOn w:val="a0"/>
    <w:link w:val="ab"/>
    <w:uiPriority w:val="30"/>
    <w:rsid w:val="00CA3889"/>
    <w:rPr>
      <w:rFonts w:asciiTheme="majorHAnsi" w:eastAsiaTheme="majorEastAsia" w:hAnsiTheme="majorHAnsi" w:cstheme="majorBidi"/>
      <w:caps/>
      <w:color w:val="2F5496" w:themeColor="accent1" w:themeShade="BF"/>
      <w:sz w:val="28"/>
      <w:szCs w:val="28"/>
    </w:rPr>
  </w:style>
  <w:style w:type="character" w:styleId="ad">
    <w:name w:val="Intense Reference"/>
    <w:basedOn w:val="a0"/>
    <w:uiPriority w:val="32"/>
    <w:qFormat/>
    <w:rsid w:val="00CA3889"/>
    <w:rPr>
      <w:b/>
      <w:bCs/>
      <w:caps w:val="0"/>
      <w:smallCaps/>
      <w:color w:val="auto"/>
      <w:spacing w:val="0"/>
      <w:u w:val="single"/>
    </w:rPr>
  </w:style>
  <w:style w:type="character" w:styleId="ae">
    <w:name w:val="Book Title"/>
    <w:basedOn w:val="a0"/>
    <w:uiPriority w:val="33"/>
    <w:qFormat/>
    <w:rsid w:val="00CA3889"/>
    <w:rPr>
      <w:b/>
      <w:bCs/>
      <w:caps w:val="0"/>
      <w:smallCaps/>
      <w:spacing w:val="0"/>
    </w:rPr>
  </w:style>
  <w:style w:type="paragraph" w:styleId="af">
    <w:name w:val="caption"/>
    <w:basedOn w:val="a"/>
    <w:next w:val="a"/>
    <w:uiPriority w:val="35"/>
    <w:semiHidden/>
    <w:unhideWhenUsed/>
    <w:qFormat/>
    <w:rsid w:val="00CA3889"/>
    <w:pPr>
      <w:spacing w:line="240" w:lineRule="auto"/>
    </w:pPr>
    <w:rPr>
      <w:b/>
      <w:bCs/>
      <w:color w:val="404040" w:themeColor="text1" w:themeTint="BF"/>
      <w:sz w:val="16"/>
      <w:szCs w:val="16"/>
    </w:rPr>
  </w:style>
  <w:style w:type="character" w:styleId="af0">
    <w:name w:val="Strong"/>
    <w:basedOn w:val="a0"/>
    <w:uiPriority w:val="22"/>
    <w:qFormat/>
    <w:rsid w:val="00CA3889"/>
    <w:rPr>
      <w:b/>
      <w:bCs/>
    </w:rPr>
  </w:style>
  <w:style w:type="character" w:styleId="af1">
    <w:name w:val="Emphasis"/>
    <w:basedOn w:val="a0"/>
    <w:uiPriority w:val="20"/>
    <w:qFormat/>
    <w:rsid w:val="00CA3889"/>
    <w:rPr>
      <w:i/>
      <w:iCs/>
      <w:color w:val="000000" w:themeColor="text1"/>
    </w:rPr>
  </w:style>
  <w:style w:type="paragraph" w:styleId="af2">
    <w:name w:val="No Spacing"/>
    <w:uiPriority w:val="1"/>
    <w:qFormat/>
    <w:rsid w:val="00CA3889"/>
    <w:pPr>
      <w:spacing w:after="0" w:line="240" w:lineRule="auto"/>
    </w:pPr>
  </w:style>
  <w:style w:type="character" w:styleId="af3">
    <w:name w:val="Subtle Emphasis"/>
    <w:basedOn w:val="a0"/>
    <w:uiPriority w:val="19"/>
    <w:qFormat/>
    <w:rsid w:val="00CA3889"/>
    <w:rPr>
      <w:i/>
      <w:iCs/>
      <w:color w:val="595959" w:themeColor="text1" w:themeTint="A6"/>
    </w:rPr>
  </w:style>
  <w:style w:type="character" w:styleId="af4">
    <w:name w:val="Subtle Reference"/>
    <w:basedOn w:val="a0"/>
    <w:uiPriority w:val="31"/>
    <w:qFormat/>
    <w:rsid w:val="00CA3889"/>
    <w:rPr>
      <w:caps w:val="0"/>
      <w:smallCaps/>
      <w:color w:val="404040" w:themeColor="text1" w:themeTint="BF"/>
      <w:spacing w:val="0"/>
      <w:u w:val="single" w:color="7F7F7F" w:themeColor="text1" w:themeTint="80"/>
    </w:rPr>
  </w:style>
  <w:style w:type="paragraph" w:styleId="af5">
    <w:name w:val="TOC Heading"/>
    <w:basedOn w:val="1"/>
    <w:next w:val="a"/>
    <w:uiPriority w:val="39"/>
    <w:semiHidden/>
    <w:unhideWhenUsed/>
    <w:qFormat/>
    <w:rsid w:val="00CA3889"/>
    <w:pPr>
      <w:outlineLvl w:val="9"/>
    </w:pPr>
  </w:style>
  <w:style w:type="character" w:styleId="Hyperlink">
    <w:name w:val="Hyperlink"/>
    <w:basedOn w:val="a0"/>
    <w:uiPriority w:val="99"/>
    <w:unhideWhenUsed/>
    <w:rsid w:val="00962D4B"/>
    <w:rPr>
      <w:color w:val="0563C1" w:themeColor="hyperlink"/>
      <w:u w:val="single"/>
    </w:rPr>
  </w:style>
  <w:style w:type="character" w:styleId="af6">
    <w:name w:val="Unresolved Mention"/>
    <w:basedOn w:val="a0"/>
    <w:uiPriority w:val="99"/>
    <w:semiHidden/>
    <w:unhideWhenUsed/>
    <w:rsid w:val="00962D4B"/>
    <w:rPr>
      <w:color w:val="605E5C"/>
      <w:shd w:val="clear" w:color="auto" w:fill="E1DFDD"/>
    </w:rPr>
  </w:style>
  <w:style w:type="table" w:styleId="af7">
    <w:name w:val="Table Grid"/>
    <w:basedOn w:val="a1"/>
    <w:uiPriority w:val="39"/>
    <w:rsid w:val="004B2A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1"/>
    <w:uiPriority w:val="61"/>
    <w:rsid w:val="001306B8"/>
    <w:pPr>
      <w:spacing w:after="0" w:line="240" w:lineRule="auto"/>
    </w:pPr>
    <w:rPr>
      <w:sz w:val="22"/>
      <w:szCs w:val="22"/>
      <w:rtl/>
      <w:c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af8">
    <w:name w:val="Grid Table Light"/>
    <w:basedOn w:val="a1"/>
    <w:uiPriority w:val="40"/>
    <w:rsid w:val="00D0239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D0239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1"/>
    <w:uiPriority w:val="42"/>
    <w:rsid w:val="00D0239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1">
    <w:name w:val="Plain Table 3"/>
    <w:basedOn w:val="a1"/>
    <w:uiPriority w:val="43"/>
    <w:rsid w:val="00D0239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D0239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D0239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List Table 2 Accent 1"/>
    <w:basedOn w:val="a1"/>
    <w:uiPriority w:val="47"/>
    <w:rsid w:val="00D02397"/>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22">
    <w:name w:val="List Table 2"/>
    <w:basedOn w:val="a1"/>
    <w:uiPriority w:val="47"/>
    <w:rsid w:val="005B566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2">
    <w:name w:val="List Table 2 Accent 2"/>
    <w:basedOn w:val="a1"/>
    <w:uiPriority w:val="47"/>
    <w:rsid w:val="005B5664"/>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
    <w:name w:val="List Table 2 Accent 3"/>
    <w:basedOn w:val="a1"/>
    <w:uiPriority w:val="47"/>
    <w:rsid w:val="005B5664"/>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
    <w:name w:val="List Table 2 Accent 4"/>
    <w:basedOn w:val="a1"/>
    <w:uiPriority w:val="47"/>
    <w:rsid w:val="005B5664"/>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32">
    <w:name w:val="List Table 3"/>
    <w:basedOn w:val="a1"/>
    <w:uiPriority w:val="48"/>
    <w:rsid w:val="005B566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61">
    <w:name w:val="Grid Table 6 Colorful"/>
    <w:basedOn w:val="a1"/>
    <w:uiPriority w:val="51"/>
    <w:rsid w:val="005B566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5-6">
    <w:name w:val="Grid Table 5 Dark Accent 6"/>
    <w:basedOn w:val="a1"/>
    <w:uiPriority w:val="50"/>
    <w:rsid w:val="005B56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NormalWeb">
    <w:name w:val="Normal (Web)"/>
    <w:basedOn w:val="a"/>
    <w:uiPriority w:val="99"/>
    <w:unhideWhenUsed/>
    <w:rsid w:val="007A4F18"/>
    <w:pPr>
      <w:bidi w:val="0"/>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2.xml"/><Relationship Id="rId18" Type="http://schemas.openxmlformats.org/officeDocument/2006/relationships/image" Target="media/image4.png"/><Relationship Id="rId26" Type="http://schemas.openxmlformats.org/officeDocument/2006/relationships/hyperlink" Target="https://itzchak337-1761482490295.atlassian.net/secure/BrowseProject.jspa?id=10033" TargetMode="External"/><Relationship Id="rId39" Type="http://schemas.openxmlformats.org/officeDocument/2006/relationships/hyperlink" Target="https://itzchak337-1761482490295.atlassian.net/secure/ViewProfile.jspa?accountId=712020%3A07b32dd1-3e84-4b61-85b1-f92c90675fe8" TargetMode="External"/><Relationship Id="rId21" Type="http://schemas.openxmlformats.org/officeDocument/2006/relationships/hyperlink" Target="https://itzchak337-1761482490295.atlassian.net/browse/SO-4" TargetMode="External"/><Relationship Id="rId34" Type="http://schemas.openxmlformats.org/officeDocument/2006/relationships/hyperlink" Target="https://itzchak337-1761482490295.atlassian.net/secure/BrowseProject.jspa?id=10033" TargetMode="External"/><Relationship Id="rId42" Type="http://schemas.openxmlformats.org/officeDocument/2006/relationships/hyperlink" Target="https://itzchak337-1761482490295.atlassian.net/secure/BrowseProject.jspa?id=10033" TargetMode="External"/><Relationship Id="rId47" Type="http://schemas.openxmlformats.org/officeDocument/2006/relationships/hyperlink" Target="https://itzchak337-1761482490295.atlassian.net/secure/ViewProfile.jspa?accountId=712020%3A07b32dd1-3e84-4b61-85b1-f92c90675fe8" TargetMode="External"/><Relationship Id="rId50" Type="http://schemas.openxmlformats.org/officeDocument/2006/relationships/hyperlink" Target="https://itzchak337-1761482490295.atlassian.net/secure/BrowseProject.jspa?id=10033" TargetMode="External"/><Relationship Id="rId55" Type="http://schemas.openxmlformats.org/officeDocument/2006/relationships/fontTable" Target="fontTable.xml"/><Relationship Id="rId7" Type="http://schemas.openxmlformats.org/officeDocument/2006/relationships/diagramData" Target="diagrams/data1.xml"/><Relationship Id="rId2" Type="http://schemas.openxmlformats.org/officeDocument/2006/relationships/styles" Target="styles.xml"/><Relationship Id="rId16" Type="http://schemas.microsoft.com/office/2007/relationships/diagramDrawing" Target="diagrams/drawing2.xml"/><Relationship Id="rId29" Type="http://schemas.openxmlformats.org/officeDocument/2006/relationships/hyperlink" Target="https://itzchak337-1761482490295.atlassian.net/browse/SO-6" TargetMode="External"/><Relationship Id="rId11" Type="http://schemas.microsoft.com/office/2007/relationships/diagramDrawing" Target="diagrams/drawing1.xml"/><Relationship Id="rId24" Type="http://schemas.openxmlformats.org/officeDocument/2006/relationships/image" Target="media/image7.png"/><Relationship Id="rId32" Type="http://schemas.openxmlformats.org/officeDocument/2006/relationships/image" Target="media/image9.png"/><Relationship Id="rId37" Type="http://schemas.openxmlformats.org/officeDocument/2006/relationships/hyperlink" Target="https://itzchak337-1761482490295.atlassian.net/browse/SO-8" TargetMode="External"/><Relationship Id="rId40" Type="http://schemas.openxmlformats.org/officeDocument/2006/relationships/image" Target="media/image11.png"/><Relationship Id="rId45" Type="http://schemas.openxmlformats.org/officeDocument/2006/relationships/hyperlink" Target="https://itzchak337-1761482490295.atlassian.net/browse/SO-10" TargetMode="External"/><Relationship Id="rId53" Type="http://schemas.openxmlformats.org/officeDocument/2006/relationships/hyperlink" Target="https://itzchak337-1761482490295.atlassian.net/secure/BrowseProject.jspa?id=10033" TargetMode="External"/><Relationship Id="rId5" Type="http://schemas.openxmlformats.org/officeDocument/2006/relationships/image" Target="media/image1.png"/><Relationship Id="rId10" Type="http://schemas.openxmlformats.org/officeDocument/2006/relationships/diagramColors" Target="diagrams/colors1.xml"/><Relationship Id="rId19" Type="http://schemas.openxmlformats.org/officeDocument/2006/relationships/image" Target="media/image5.png"/><Relationship Id="rId31" Type="http://schemas.openxmlformats.org/officeDocument/2006/relationships/hyperlink" Target="https://itzchak337-1761482490295.atlassian.net/secure/ViewProfile.jspa?accountId=712020%3A07b32dd1-3e84-4b61-85b1-f92c90675fe8" TargetMode="External"/><Relationship Id="rId44" Type="http://schemas.openxmlformats.org/officeDocument/2006/relationships/image" Target="media/image12.png"/><Relationship Id="rId52" Type="http://schemas.openxmlformats.org/officeDocument/2006/relationships/hyperlink" Target="https://itzchak337-1761482490295.atlassian.net/browse/SO-12" TargetMode="Externa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hyperlink" Target="https://itzchak337-1761482490295.atlassian.net/secure/BrowseProject.jspa?id=10033" TargetMode="External"/><Relationship Id="rId27" Type="http://schemas.openxmlformats.org/officeDocument/2006/relationships/hyperlink" Target="https://itzchak337-1761482490295.atlassian.net/secure/ViewProfile.jspa?accountId=712020%3A07b32dd1-3e84-4b61-85b1-f92c90675fe8" TargetMode="External"/><Relationship Id="rId30" Type="http://schemas.openxmlformats.org/officeDocument/2006/relationships/hyperlink" Target="https://itzchak337-1761482490295.atlassian.net/secure/BrowseProject.jspa?id=10033" TargetMode="External"/><Relationship Id="rId35" Type="http://schemas.openxmlformats.org/officeDocument/2006/relationships/hyperlink" Target="https://itzchak337-1761482490295.atlassian.net/secure/ViewProfile.jspa?accountId=712020%3A07b32dd1-3e84-4b61-85b1-f92c90675fe8" TargetMode="External"/><Relationship Id="rId43" Type="http://schemas.openxmlformats.org/officeDocument/2006/relationships/hyperlink" Target="https://itzchak337-1761482490295.atlassian.net/secure/ViewProfile.jspa?accountId=712020%3A07b32dd1-3e84-4b61-85b1-f92c90675fe8" TargetMode="External"/><Relationship Id="rId48" Type="http://schemas.openxmlformats.org/officeDocument/2006/relationships/image" Target="media/image13.png"/><Relationship Id="rId56" Type="http://schemas.openxmlformats.org/officeDocument/2006/relationships/theme" Target="theme/theme1.xml"/><Relationship Id="rId8" Type="http://schemas.openxmlformats.org/officeDocument/2006/relationships/diagramLayout" Target="diagrams/layout1.xml"/><Relationship Id="rId51" Type="http://schemas.openxmlformats.org/officeDocument/2006/relationships/hyperlink" Target="https://itzchak337-1761482490295.atlassian.net/secure/ViewProfile.jspa?accountId=712020%3A07b32dd1-3e84-4b61-85b1-f92c90675fe8" TargetMode="External"/><Relationship Id="rId3" Type="http://schemas.openxmlformats.org/officeDocument/2006/relationships/settings" Target="settings.xml"/><Relationship Id="rId12" Type="http://schemas.openxmlformats.org/officeDocument/2006/relationships/diagramData" Target="diagrams/data2.xml"/><Relationship Id="rId17" Type="http://schemas.openxmlformats.org/officeDocument/2006/relationships/image" Target="media/image3.png"/><Relationship Id="rId25" Type="http://schemas.openxmlformats.org/officeDocument/2006/relationships/hyperlink" Target="https://itzchak337-1761482490295.atlassian.net/browse/SO-5" TargetMode="External"/><Relationship Id="rId33" Type="http://schemas.openxmlformats.org/officeDocument/2006/relationships/hyperlink" Target="https://itzchak337-1761482490295.atlassian.net/browse/SO-7" TargetMode="External"/><Relationship Id="rId38" Type="http://schemas.openxmlformats.org/officeDocument/2006/relationships/hyperlink" Target="https://itzchak337-1761482490295.atlassian.net/secure/BrowseProject.jspa?id=10033" TargetMode="External"/><Relationship Id="rId46" Type="http://schemas.openxmlformats.org/officeDocument/2006/relationships/hyperlink" Target="https://itzchak337-1761482490295.atlassian.net/secure/BrowseProject.jspa?id=10033" TargetMode="External"/><Relationship Id="rId20" Type="http://schemas.openxmlformats.org/officeDocument/2006/relationships/image" Target="media/image6.png"/><Relationship Id="rId41" Type="http://schemas.openxmlformats.org/officeDocument/2006/relationships/hyperlink" Target="https://itzchak337-1761482490295.atlassian.net/browse/SO-9" TargetMode="External"/><Relationship Id="rId54" Type="http://schemas.openxmlformats.org/officeDocument/2006/relationships/hyperlink" Target="https://itzchak337-1761482490295.atlassian.net/secure/ViewProfile.jspa?accountId=712020%3A07b32dd1-3e84-4b61-85b1-f92c90675fe8" TargetMode="External"/><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diagramColors" Target="diagrams/colors2.xml"/><Relationship Id="rId23" Type="http://schemas.openxmlformats.org/officeDocument/2006/relationships/hyperlink" Target="https://itzchak337-1761482490295.atlassian.net/secure/ViewProfile.jspa?accountId=712020%3A07b32dd1-3e84-4b61-85b1-f92c90675fe8" TargetMode="External"/><Relationship Id="rId28" Type="http://schemas.openxmlformats.org/officeDocument/2006/relationships/image" Target="media/image8.png"/><Relationship Id="rId36" Type="http://schemas.openxmlformats.org/officeDocument/2006/relationships/image" Target="media/image10.png"/><Relationship Id="rId49" Type="http://schemas.openxmlformats.org/officeDocument/2006/relationships/hyperlink" Target="https://itzchak337-1761482490295.atlassian.net/browse/SO-11"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78598FE-2A79-496C-836C-93E4F4A75A4E}" type="doc">
      <dgm:prSet loTypeId="urn:microsoft.com/office/officeart/2005/8/layout/cycle4" loCatId="matrix" qsTypeId="urn:microsoft.com/office/officeart/2005/8/quickstyle/simple1" qsCatId="simple" csTypeId="urn:microsoft.com/office/officeart/2005/8/colors/accent2_2" csCatId="accent2" phldr="1"/>
      <dgm:spPr/>
      <dgm:t>
        <a:bodyPr/>
        <a:lstStyle/>
        <a:p>
          <a:pPr rtl="1"/>
          <a:endParaRPr lang="he-IL"/>
        </a:p>
      </dgm:t>
    </dgm:pt>
    <dgm:pt modelId="{98215229-1753-4357-8421-B2C21A993436}">
      <dgm:prSet phldrT="[טקסט]"/>
      <dgm:spPr/>
      <dgm:t>
        <a:bodyPr/>
        <a:lstStyle/>
        <a:p>
          <a:pPr rtl="1"/>
          <a:r>
            <a:rPr lang="he-IL" b="1"/>
            <a:t>שירות</a:t>
          </a:r>
          <a:r>
            <a:rPr lang="he-IL"/>
            <a:t> לקוחות</a:t>
          </a:r>
        </a:p>
      </dgm:t>
    </dgm:pt>
    <dgm:pt modelId="{2C73E577-D66E-4B21-ABB0-C416234CD967}" type="parTrans" cxnId="{382EE642-D22C-43BB-A87D-F1BF78254A8E}">
      <dgm:prSet/>
      <dgm:spPr/>
      <dgm:t>
        <a:bodyPr/>
        <a:lstStyle/>
        <a:p>
          <a:pPr rtl="1"/>
          <a:endParaRPr lang="he-IL"/>
        </a:p>
      </dgm:t>
    </dgm:pt>
    <dgm:pt modelId="{10571F97-9BAD-42EE-AE33-E74BEEAD0E7A}" type="sibTrans" cxnId="{382EE642-D22C-43BB-A87D-F1BF78254A8E}">
      <dgm:prSet/>
      <dgm:spPr/>
      <dgm:t>
        <a:bodyPr/>
        <a:lstStyle/>
        <a:p>
          <a:pPr rtl="1"/>
          <a:endParaRPr lang="he-IL"/>
        </a:p>
      </dgm:t>
    </dgm:pt>
    <dgm:pt modelId="{E5C57025-6A0F-43E3-9FA0-45015F4AD34F}">
      <dgm:prSet phldrT="[טקסט]"/>
      <dgm:spPr/>
      <dgm:t>
        <a:bodyPr/>
        <a:lstStyle/>
        <a:p>
          <a:pPr rtl="1"/>
          <a:r>
            <a:rPr lang="he-IL" b="1"/>
            <a:t>סניפים</a:t>
          </a:r>
        </a:p>
      </dgm:t>
    </dgm:pt>
    <dgm:pt modelId="{B49EE1BE-E38E-4BE8-997D-F23CE4F7CA88}" type="parTrans" cxnId="{97FF8BAA-652B-462D-9D55-FED69AE3D584}">
      <dgm:prSet/>
      <dgm:spPr/>
      <dgm:t>
        <a:bodyPr/>
        <a:lstStyle/>
        <a:p>
          <a:pPr rtl="1"/>
          <a:endParaRPr lang="he-IL"/>
        </a:p>
      </dgm:t>
    </dgm:pt>
    <dgm:pt modelId="{48ECB6B8-081F-4C38-ABC9-41AD0C36ED75}" type="sibTrans" cxnId="{97FF8BAA-652B-462D-9D55-FED69AE3D584}">
      <dgm:prSet/>
      <dgm:spPr/>
      <dgm:t>
        <a:bodyPr/>
        <a:lstStyle/>
        <a:p>
          <a:pPr rtl="1"/>
          <a:endParaRPr lang="he-IL"/>
        </a:p>
      </dgm:t>
    </dgm:pt>
    <dgm:pt modelId="{8F45850B-EFC1-40BC-A1D1-3E95C38AACB6}">
      <dgm:prSet phldrT="[טקסט]" custT="1"/>
      <dgm:spPr/>
      <dgm:t>
        <a:bodyPr/>
        <a:lstStyle/>
        <a:p>
          <a:pPr rtl="1"/>
          <a:r>
            <a:rPr lang="he-IL" sz="1050" b="1" i="1">
              <a:solidFill>
                <a:srgbClr val="EE0000"/>
              </a:solidFill>
            </a:rPr>
            <a:t>כניסה</a:t>
          </a:r>
        </a:p>
      </dgm:t>
    </dgm:pt>
    <dgm:pt modelId="{FFC70495-5D42-4436-9432-0D4DBCEBA0BA}" type="parTrans" cxnId="{E2896C29-622B-4639-B5F4-BE3EDB9AE8EC}">
      <dgm:prSet/>
      <dgm:spPr/>
      <dgm:t>
        <a:bodyPr/>
        <a:lstStyle/>
        <a:p>
          <a:pPr rtl="1"/>
          <a:endParaRPr lang="he-IL"/>
        </a:p>
      </dgm:t>
    </dgm:pt>
    <dgm:pt modelId="{A1C039B4-0758-400A-B3FD-86B8ADD3F3B3}" type="sibTrans" cxnId="{E2896C29-622B-4639-B5F4-BE3EDB9AE8EC}">
      <dgm:prSet/>
      <dgm:spPr/>
      <dgm:t>
        <a:bodyPr/>
        <a:lstStyle/>
        <a:p>
          <a:pPr rtl="1"/>
          <a:endParaRPr lang="he-IL"/>
        </a:p>
      </dgm:t>
    </dgm:pt>
    <dgm:pt modelId="{FEF6AD22-9DF9-4A5B-BF7F-EA05DFE490E5}">
      <dgm:prSet phldrT="[טקסט]"/>
      <dgm:spPr/>
      <dgm:t>
        <a:bodyPr/>
        <a:lstStyle/>
        <a:p>
          <a:pPr rtl="1"/>
          <a:r>
            <a:rPr lang="he-IL" b="1"/>
            <a:t>קופונים</a:t>
          </a:r>
        </a:p>
      </dgm:t>
    </dgm:pt>
    <dgm:pt modelId="{6CD6780A-C1BA-4C29-84BB-48CF0345AB46}" type="parTrans" cxnId="{9ADB5AF4-1363-4E03-873A-89507018B246}">
      <dgm:prSet/>
      <dgm:spPr/>
      <dgm:t>
        <a:bodyPr/>
        <a:lstStyle/>
        <a:p>
          <a:pPr rtl="1"/>
          <a:endParaRPr lang="he-IL"/>
        </a:p>
      </dgm:t>
    </dgm:pt>
    <dgm:pt modelId="{4CCF6FE2-C9A2-44ED-9B73-C0D7DF851176}" type="sibTrans" cxnId="{9ADB5AF4-1363-4E03-873A-89507018B246}">
      <dgm:prSet/>
      <dgm:spPr/>
      <dgm:t>
        <a:bodyPr/>
        <a:lstStyle/>
        <a:p>
          <a:pPr rtl="1"/>
          <a:endParaRPr lang="he-IL"/>
        </a:p>
      </dgm:t>
    </dgm:pt>
    <dgm:pt modelId="{01CA5375-F8B5-4214-AE74-46D4CEA2C49D}">
      <dgm:prSet phldrT="[טקסט]" custT="1"/>
      <dgm:spPr/>
      <dgm:t>
        <a:bodyPr/>
        <a:lstStyle/>
        <a:p>
          <a:pPr rtl="1"/>
          <a:r>
            <a:rPr lang="he-IL" sz="1050" b="1" i="1">
              <a:solidFill>
                <a:srgbClr val="EE0000"/>
              </a:solidFill>
            </a:rPr>
            <a:t>הסל</a:t>
          </a:r>
          <a:r>
            <a:rPr lang="he-IL" sz="1050">
              <a:solidFill>
                <a:srgbClr val="EE0000"/>
              </a:solidFill>
            </a:rPr>
            <a:t> </a:t>
          </a:r>
          <a:r>
            <a:rPr lang="he-IL" sz="1050" b="1" i="1">
              <a:solidFill>
                <a:srgbClr val="EE0000"/>
              </a:solidFill>
            </a:rPr>
            <a:t>שלי</a:t>
          </a:r>
        </a:p>
      </dgm:t>
    </dgm:pt>
    <dgm:pt modelId="{D0F101CC-693B-4701-A5FD-4A030F28B76E}" type="parTrans" cxnId="{62144024-5EDC-49D2-914E-4DEE6D1EA970}">
      <dgm:prSet/>
      <dgm:spPr/>
      <dgm:t>
        <a:bodyPr/>
        <a:lstStyle/>
        <a:p>
          <a:pPr rtl="1"/>
          <a:endParaRPr lang="he-IL"/>
        </a:p>
      </dgm:t>
    </dgm:pt>
    <dgm:pt modelId="{9C857BD2-DEAA-4CED-9D72-1BFF6A50C37A}" type="sibTrans" cxnId="{62144024-5EDC-49D2-914E-4DEE6D1EA970}">
      <dgm:prSet/>
      <dgm:spPr/>
      <dgm:t>
        <a:bodyPr/>
        <a:lstStyle/>
        <a:p>
          <a:pPr rtl="1"/>
          <a:endParaRPr lang="he-IL"/>
        </a:p>
      </dgm:t>
    </dgm:pt>
    <dgm:pt modelId="{17B7CF91-9888-41C2-92BA-85A13351F6F2}">
      <dgm:prSet phldrT="[טקסט]"/>
      <dgm:spPr/>
      <dgm:t>
        <a:bodyPr/>
        <a:lstStyle/>
        <a:p>
          <a:pPr rtl="1"/>
          <a:r>
            <a:rPr lang="he-IL" b="1"/>
            <a:t>רשימות</a:t>
          </a:r>
          <a:r>
            <a:rPr lang="he-IL"/>
            <a:t> </a:t>
          </a:r>
          <a:r>
            <a:rPr lang="he-IL" b="1"/>
            <a:t>והזמנות</a:t>
          </a:r>
        </a:p>
      </dgm:t>
    </dgm:pt>
    <dgm:pt modelId="{057E8030-34B7-42A0-9524-DA9D79C0655E}" type="parTrans" cxnId="{1A956704-FE2F-405C-8C70-99EB34B27205}">
      <dgm:prSet/>
      <dgm:spPr/>
      <dgm:t>
        <a:bodyPr/>
        <a:lstStyle/>
        <a:p>
          <a:pPr rtl="1"/>
          <a:endParaRPr lang="he-IL"/>
        </a:p>
      </dgm:t>
    </dgm:pt>
    <dgm:pt modelId="{A2F22005-3694-4B68-ADE9-458471D63639}" type="sibTrans" cxnId="{1A956704-FE2F-405C-8C70-99EB34B27205}">
      <dgm:prSet/>
      <dgm:spPr/>
      <dgm:t>
        <a:bodyPr/>
        <a:lstStyle/>
        <a:p>
          <a:pPr rtl="1"/>
          <a:endParaRPr lang="he-IL"/>
        </a:p>
      </dgm:t>
    </dgm:pt>
    <dgm:pt modelId="{5FDDD6F8-B7DA-4BFB-940D-72F4589EF4D6}">
      <dgm:prSet phldrT="[טקסט]"/>
      <dgm:spPr/>
      <dgm:t>
        <a:bodyPr/>
        <a:lstStyle/>
        <a:p>
          <a:pPr rtl="1"/>
          <a:r>
            <a:rPr lang="he-IL" b="1"/>
            <a:t>סניפים</a:t>
          </a:r>
        </a:p>
      </dgm:t>
    </dgm:pt>
    <dgm:pt modelId="{9AEA6293-A138-4BF1-A0A6-64D8BF577A91}" type="parTrans" cxnId="{72CCE684-FBC1-4148-93AC-453C20DCBBE1}">
      <dgm:prSet/>
      <dgm:spPr/>
      <dgm:t>
        <a:bodyPr/>
        <a:lstStyle/>
        <a:p>
          <a:pPr rtl="1"/>
          <a:endParaRPr lang="he-IL"/>
        </a:p>
      </dgm:t>
    </dgm:pt>
    <dgm:pt modelId="{03E4C629-5823-4A46-90A8-3716E6F08065}" type="sibTrans" cxnId="{72CCE684-FBC1-4148-93AC-453C20DCBBE1}">
      <dgm:prSet/>
      <dgm:spPr/>
      <dgm:t>
        <a:bodyPr/>
        <a:lstStyle/>
        <a:p>
          <a:pPr rtl="1"/>
          <a:endParaRPr lang="he-IL"/>
        </a:p>
      </dgm:t>
    </dgm:pt>
    <dgm:pt modelId="{1227B085-67F0-4771-A6DB-9E56EFDF430C}">
      <dgm:prSet phldrT="[טקסט]"/>
      <dgm:spPr/>
      <dgm:t>
        <a:bodyPr/>
        <a:lstStyle/>
        <a:p>
          <a:pPr rtl="1"/>
          <a:r>
            <a:rPr lang="he-IL" b="1"/>
            <a:t>זמינות</a:t>
          </a:r>
          <a:r>
            <a:rPr lang="he-IL"/>
            <a:t> </a:t>
          </a:r>
          <a:r>
            <a:rPr lang="he-IL" b="1"/>
            <a:t>משלוחים</a:t>
          </a:r>
        </a:p>
      </dgm:t>
    </dgm:pt>
    <dgm:pt modelId="{FDEB82F5-5E4D-4C1D-9DDE-AC200B84E826}" type="parTrans" cxnId="{4214D012-C756-475C-A508-4AA44644376A}">
      <dgm:prSet/>
      <dgm:spPr/>
      <dgm:t>
        <a:bodyPr/>
        <a:lstStyle/>
        <a:p>
          <a:pPr rtl="1"/>
          <a:endParaRPr lang="he-IL"/>
        </a:p>
      </dgm:t>
    </dgm:pt>
    <dgm:pt modelId="{7FC95D14-A083-45E2-B5A3-DA2672C0DF27}" type="sibTrans" cxnId="{4214D012-C756-475C-A508-4AA44644376A}">
      <dgm:prSet/>
      <dgm:spPr/>
      <dgm:t>
        <a:bodyPr/>
        <a:lstStyle/>
        <a:p>
          <a:pPr rtl="1"/>
          <a:endParaRPr lang="he-IL"/>
        </a:p>
      </dgm:t>
    </dgm:pt>
    <dgm:pt modelId="{A9FEB187-E640-44B9-BE43-162C4D8B0108}" type="pres">
      <dgm:prSet presAssocID="{B78598FE-2A79-496C-836C-93E4F4A75A4E}" presName="cycleMatrixDiagram" presStyleCnt="0">
        <dgm:presLayoutVars>
          <dgm:chMax val="1"/>
          <dgm:dir/>
          <dgm:animLvl val="lvl"/>
          <dgm:resizeHandles val="exact"/>
        </dgm:presLayoutVars>
      </dgm:prSet>
      <dgm:spPr/>
    </dgm:pt>
    <dgm:pt modelId="{B5C038B5-A507-439E-B8C8-C5D3D6D6ED5F}" type="pres">
      <dgm:prSet presAssocID="{B78598FE-2A79-496C-836C-93E4F4A75A4E}" presName="children" presStyleCnt="0"/>
      <dgm:spPr/>
    </dgm:pt>
    <dgm:pt modelId="{32B83EB0-360F-4FA2-A6C4-0E72BF8BA360}" type="pres">
      <dgm:prSet presAssocID="{B78598FE-2A79-496C-836C-93E4F4A75A4E}" presName="child1group" presStyleCnt="0"/>
      <dgm:spPr/>
    </dgm:pt>
    <dgm:pt modelId="{DEA91373-317B-4ABE-B828-A425A6B6C06E}" type="pres">
      <dgm:prSet presAssocID="{B78598FE-2A79-496C-836C-93E4F4A75A4E}" presName="child1" presStyleLbl="bgAcc1" presStyleIdx="0" presStyleCnt="4"/>
      <dgm:spPr/>
    </dgm:pt>
    <dgm:pt modelId="{1BF9B0E2-B4EE-478C-B88B-A7212A195E2B}" type="pres">
      <dgm:prSet presAssocID="{B78598FE-2A79-496C-836C-93E4F4A75A4E}" presName="child1Text" presStyleLbl="bgAcc1" presStyleIdx="0" presStyleCnt="4">
        <dgm:presLayoutVars>
          <dgm:bulletEnabled val="1"/>
        </dgm:presLayoutVars>
      </dgm:prSet>
      <dgm:spPr/>
    </dgm:pt>
    <dgm:pt modelId="{716780C8-8DD2-43F1-9C27-05734AAEA390}" type="pres">
      <dgm:prSet presAssocID="{B78598FE-2A79-496C-836C-93E4F4A75A4E}" presName="child2group" presStyleCnt="0"/>
      <dgm:spPr/>
    </dgm:pt>
    <dgm:pt modelId="{E05CFC74-76D3-4416-B29A-255020FA1096}" type="pres">
      <dgm:prSet presAssocID="{B78598FE-2A79-496C-836C-93E4F4A75A4E}" presName="child2" presStyleLbl="bgAcc1" presStyleIdx="1" presStyleCnt="4"/>
      <dgm:spPr/>
    </dgm:pt>
    <dgm:pt modelId="{33A784B3-8022-4EB1-B41B-C29C32DF1625}" type="pres">
      <dgm:prSet presAssocID="{B78598FE-2A79-496C-836C-93E4F4A75A4E}" presName="child2Text" presStyleLbl="bgAcc1" presStyleIdx="1" presStyleCnt="4">
        <dgm:presLayoutVars>
          <dgm:bulletEnabled val="1"/>
        </dgm:presLayoutVars>
      </dgm:prSet>
      <dgm:spPr/>
    </dgm:pt>
    <dgm:pt modelId="{4ABB2B0C-14C1-4C34-8327-E9CC3C953388}" type="pres">
      <dgm:prSet presAssocID="{B78598FE-2A79-496C-836C-93E4F4A75A4E}" presName="child3group" presStyleCnt="0"/>
      <dgm:spPr/>
    </dgm:pt>
    <dgm:pt modelId="{23027D79-BD43-47E9-A40C-3793B6B8AF54}" type="pres">
      <dgm:prSet presAssocID="{B78598FE-2A79-496C-836C-93E4F4A75A4E}" presName="child3" presStyleLbl="bgAcc1" presStyleIdx="2" presStyleCnt="4"/>
      <dgm:spPr/>
    </dgm:pt>
    <dgm:pt modelId="{2EA738DA-14E9-44B4-903D-D51E5AE107A2}" type="pres">
      <dgm:prSet presAssocID="{B78598FE-2A79-496C-836C-93E4F4A75A4E}" presName="child3Text" presStyleLbl="bgAcc1" presStyleIdx="2" presStyleCnt="4">
        <dgm:presLayoutVars>
          <dgm:bulletEnabled val="1"/>
        </dgm:presLayoutVars>
      </dgm:prSet>
      <dgm:spPr/>
    </dgm:pt>
    <dgm:pt modelId="{7B21518C-B24D-40EA-8E95-4EE03B8C120C}" type="pres">
      <dgm:prSet presAssocID="{B78598FE-2A79-496C-836C-93E4F4A75A4E}" presName="child4group" presStyleCnt="0"/>
      <dgm:spPr/>
    </dgm:pt>
    <dgm:pt modelId="{323EE68E-A40C-4702-B819-25D01156335E}" type="pres">
      <dgm:prSet presAssocID="{B78598FE-2A79-496C-836C-93E4F4A75A4E}" presName="child4" presStyleLbl="bgAcc1" presStyleIdx="3" presStyleCnt="4"/>
      <dgm:spPr/>
    </dgm:pt>
    <dgm:pt modelId="{14DEB817-CF55-41B3-8285-B511A1D1A6F6}" type="pres">
      <dgm:prSet presAssocID="{B78598FE-2A79-496C-836C-93E4F4A75A4E}" presName="child4Text" presStyleLbl="bgAcc1" presStyleIdx="3" presStyleCnt="4">
        <dgm:presLayoutVars>
          <dgm:bulletEnabled val="1"/>
        </dgm:presLayoutVars>
      </dgm:prSet>
      <dgm:spPr/>
    </dgm:pt>
    <dgm:pt modelId="{7BFE8EFC-79D2-48CF-8DAF-319799C7B972}" type="pres">
      <dgm:prSet presAssocID="{B78598FE-2A79-496C-836C-93E4F4A75A4E}" presName="childPlaceholder" presStyleCnt="0"/>
      <dgm:spPr/>
    </dgm:pt>
    <dgm:pt modelId="{FED272A1-37F6-4C03-96D2-8098AD2EED3A}" type="pres">
      <dgm:prSet presAssocID="{B78598FE-2A79-496C-836C-93E4F4A75A4E}" presName="circle" presStyleCnt="0"/>
      <dgm:spPr/>
    </dgm:pt>
    <dgm:pt modelId="{3AA2604F-25CF-4934-835F-B2174A132218}" type="pres">
      <dgm:prSet presAssocID="{B78598FE-2A79-496C-836C-93E4F4A75A4E}" presName="quadrant1" presStyleLbl="node1" presStyleIdx="0" presStyleCnt="4">
        <dgm:presLayoutVars>
          <dgm:chMax val="1"/>
          <dgm:bulletEnabled val="1"/>
        </dgm:presLayoutVars>
      </dgm:prSet>
      <dgm:spPr/>
    </dgm:pt>
    <dgm:pt modelId="{7E5C5B69-FA5D-4A35-8C30-88DAE16A26FC}" type="pres">
      <dgm:prSet presAssocID="{B78598FE-2A79-496C-836C-93E4F4A75A4E}" presName="quadrant2" presStyleLbl="node1" presStyleIdx="1" presStyleCnt="4">
        <dgm:presLayoutVars>
          <dgm:chMax val="1"/>
          <dgm:bulletEnabled val="1"/>
        </dgm:presLayoutVars>
      </dgm:prSet>
      <dgm:spPr/>
    </dgm:pt>
    <dgm:pt modelId="{EA9A9C15-F68F-4B27-8D38-2D7DC46667E2}" type="pres">
      <dgm:prSet presAssocID="{B78598FE-2A79-496C-836C-93E4F4A75A4E}" presName="quadrant3" presStyleLbl="node1" presStyleIdx="2" presStyleCnt="4">
        <dgm:presLayoutVars>
          <dgm:chMax val="1"/>
          <dgm:bulletEnabled val="1"/>
        </dgm:presLayoutVars>
      </dgm:prSet>
      <dgm:spPr/>
    </dgm:pt>
    <dgm:pt modelId="{B6886E91-5E89-492B-A457-23B3664E056B}" type="pres">
      <dgm:prSet presAssocID="{B78598FE-2A79-496C-836C-93E4F4A75A4E}" presName="quadrant4" presStyleLbl="node1" presStyleIdx="3" presStyleCnt="4">
        <dgm:presLayoutVars>
          <dgm:chMax val="1"/>
          <dgm:bulletEnabled val="1"/>
        </dgm:presLayoutVars>
      </dgm:prSet>
      <dgm:spPr/>
    </dgm:pt>
    <dgm:pt modelId="{634C4AAB-E578-4288-A23C-0595316EBE91}" type="pres">
      <dgm:prSet presAssocID="{B78598FE-2A79-496C-836C-93E4F4A75A4E}" presName="quadrantPlaceholder" presStyleCnt="0"/>
      <dgm:spPr/>
    </dgm:pt>
    <dgm:pt modelId="{9B2480D7-DBB0-4FAF-A803-F93D16C94B12}" type="pres">
      <dgm:prSet presAssocID="{B78598FE-2A79-496C-836C-93E4F4A75A4E}" presName="center1" presStyleLbl="fgShp" presStyleIdx="0" presStyleCnt="2"/>
      <dgm:spPr/>
    </dgm:pt>
    <dgm:pt modelId="{BCAB904E-0930-427C-A7C9-510BE9BCB54C}" type="pres">
      <dgm:prSet presAssocID="{B78598FE-2A79-496C-836C-93E4F4A75A4E}" presName="center2" presStyleLbl="fgShp" presStyleIdx="1" presStyleCnt="2"/>
      <dgm:spPr/>
    </dgm:pt>
  </dgm:ptLst>
  <dgm:cxnLst>
    <dgm:cxn modelId="{1A956704-FE2F-405C-8C70-99EB34B27205}" srcId="{01CA5375-F8B5-4214-AE74-46D4CEA2C49D}" destId="{17B7CF91-9888-41C2-92BA-85A13351F6F2}" srcOrd="0" destOrd="0" parTransId="{057E8030-34B7-42A0-9524-DA9D79C0655E}" sibTransId="{A2F22005-3694-4B68-ADE9-458471D63639}"/>
    <dgm:cxn modelId="{4214D012-C756-475C-A508-4AA44644376A}" srcId="{5FDDD6F8-B7DA-4BFB-940D-72F4589EF4D6}" destId="{1227B085-67F0-4771-A6DB-9E56EFDF430C}" srcOrd="0" destOrd="0" parTransId="{FDEB82F5-5E4D-4C1D-9DDE-AC200B84E826}" sibTransId="{7FC95D14-A083-45E2-B5A3-DA2672C0DF27}"/>
    <dgm:cxn modelId="{DA8AEE19-334C-41AA-A2EB-E716475B5B53}" type="presOf" srcId="{98215229-1753-4357-8421-B2C21A993436}" destId="{3AA2604F-25CF-4934-835F-B2174A132218}" srcOrd="0" destOrd="0" presId="urn:microsoft.com/office/officeart/2005/8/layout/cycle4"/>
    <dgm:cxn modelId="{62144024-5EDC-49D2-914E-4DEE6D1EA970}" srcId="{B78598FE-2A79-496C-836C-93E4F4A75A4E}" destId="{01CA5375-F8B5-4214-AE74-46D4CEA2C49D}" srcOrd="2" destOrd="0" parTransId="{D0F101CC-693B-4701-A5FD-4A030F28B76E}" sibTransId="{9C857BD2-DEAA-4CED-9D72-1BFF6A50C37A}"/>
    <dgm:cxn modelId="{E2896C29-622B-4639-B5F4-BE3EDB9AE8EC}" srcId="{B78598FE-2A79-496C-836C-93E4F4A75A4E}" destId="{8F45850B-EFC1-40BC-A1D1-3E95C38AACB6}" srcOrd="1" destOrd="0" parTransId="{FFC70495-5D42-4436-9432-0D4DBCEBA0BA}" sibTransId="{A1C039B4-0758-400A-B3FD-86B8ADD3F3B3}"/>
    <dgm:cxn modelId="{C086BA2B-4452-4949-9F08-650B54E2FB78}" type="presOf" srcId="{1227B085-67F0-4771-A6DB-9E56EFDF430C}" destId="{323EE68E-A40C-4702-B819-25D01156335E}" srcOrd="0" destOrd="0" presId="urn:microsoft.com/office/officeart/2005/8/layout/cycle4"/>
    <dgm:cxn modelId="{382EE642-D22C-43BB-A87D-F1BF78254A8E}" srcId="{B78598FE-2A79-496C-836C-93E4F4A75A4E}" destId="{98215229-1753-4357-8421-B2C21A993436}" srcOrd="0" destOrd="0" parTransId="{2C73E577-D66E-4B21-ABB0-C416234CD967}" sibTransId="{10571F97-9BAD-42EE-AE33-E74BEEAD0E7A}"/>
    <dgm:cxn modelId="{C182DB65-4B9D-40E5-B3AF-13248F2BFBF8}" type="presOf" srcId="{17B7CF91-9888-41C2-92BA-85A13351F6F2}" destId="{2EA738DA-14E9-44B4-903D-D51E5AE107A2}" srcOrd="1" destOrd="0" presId="urn:microsoft.com/office/officeart/2005/8/layout/cycle4"/>
    <dgm:cxn modelId="{D3130773-67F4-40D8-8124-2A4F373190F8}" type="presOf" srcId="{1227B085-67F0-4771-A6DB-9E56EFDF430C}" destId="{14DEB817-CF55-41B3-8285-B511A1D1A6F6}" srcOrd="1" destOrd="0" presId="urn:microsoft.com/office/officeart/2005/8/layout/cycle4"/>
    <dgm:cxn modelId="{8041D275-34BA-4969-951B-CBC8F3417633}" type="presOf" srcId="{FEF6AD22-9DF9-4A5B-BF7F-EA05DFE490E5}" destId="{33A784B3-8022-4EB1-B41B-C29C32DF1625}" srcOrd="1" destOrd="0" presId="urn:microsoft.com/office/officeart/2005/8/layout/cycle4"/>
    <dgm:cxn modelId="{04CF3577-C05D-4942-8E8C-A059F2F78124}" type="presOf" srcId="{8F45850B-EFC1-40BC-A1D1-3E95C38AACB6}" destId="{7E5C5B69-FA5D-4A35-8C30-88DAE16A26FC}" srcOrd="0" destOrd="0" presId="urn:microsoft.com/office/officeart/2005/8/layout/cycle4"/>
    <dgm:cxn modelId="{7B42F87D-0B63-4D1A-8DAA-B191AB3B892C}" type="presOf" srcId="{17B7CF91-9888-41C2-92BA-85A13351F6F2}" destId="{23027D79-BD43-47E9-A40C-3793B6B8AF54}" srcOrd="0" destOrd="0" presId="urn:microsoft.com/office/officeart/2005/8/layout/cycle4"/>
    <dgm:cxn modelId="{72CCE684-FBC1-4148-93AC-453C20DCBBE1}" srcId="{B78598FE-2A79-496C-836C-93E4F4A75A4E}" destId="{5FDDD6F8-B7DA-4BFB-940D-72F4589EF4D6}" srcOrd="3" destOrd="0" parTransId="{9AEA6293-A138-4BF1-A0A6-64D8BF577A91}" sibTransId="{03E4C629-5823-4A46-90A8-3716E6F08065}"/>
    <dgm:cxn modelId="{39F5B08C-1ED2-489D-A70F-F645897E29EA}" type="presOf" srcId="{FEF6AD22-9DF9-4A5B-BF7F-EA05DFE490E5}" destId="{E05CFC74-76D3-4416-B29A-255020FA1096}" srcOrd="0" destOrd="0" presId="urn:microsoft.com/office/officeart/2005/8/layout/cycle4"/>
    <dgm:cxn modelId="{BB5C6995-1716-41DC-9EAC-403A278121E1}" type="presOf" srcId="{01CA5375-F8B5-4214-AE74-46D4CEA2C49D}" destId="{EA9A9C15-F68F-4B27-8D38-2D7DC46667E2}" srcOrd="0" destOrd="0" presId="urn:microsoft.com/office/officeart/2005/8/layout/cycle4"/>
    <dgm:cxn modelId="{7A736C96-B372-48C4-9D13-A2F6763E8F3D}" type="presOf" srcId="{B78598FE-2A79-496C-836C-93E4F4A75A4E}" destId="{A9FEB187-E640-44B9-BE43-162C4D8B0108}" srcOrd="0" destOrd="0" presId="urn:microsoft.com/office/officeart/2005/8/layout/cycle4"/>
    <dgm:cxn modelId="{75DF23A8-098E-462E-916B-42CC0C33D6C5}" type="presOf" srcId="{E5C57025-6A0F-43E3-9FA0-45015F4AD34F}" destId="{1BF9B0E2-B4EE-478C-B88B-A7212A195E2B}" srcOrd="1" destOrd="0" presId="urn:microsoft.com/office/officeart/2005/8/layout/cycle4"/>
    <dgm:cxn modelId="{97FF8BAA-652B-462D-9D55-FED69AE3D584}" srcId="{98215229-1753-4357-8421-B2C21A993436}" destId="{E5C57025-6A0F-43E3-9FA0-45015F4AD34F}" srcOrd="0" destOrd="0" parTransId="{B49EE1BE-E38E-4BE8-997D-F23CE4F7CA88}" sibTransId="{48ECB6B8-081F-4C38-ABC9-41AD0C36ED75}"/>
    <dgm:cxn modelId="{95E36CB0-818D-4F99-BB97-FF1BF15196CC}" type="presOf" srcId="{5FDDD6F8-B7DA-4BFB-940D-72F4589EF4D6}" destId="{B6886E91-5E89-492B-A457-23B3664E056B}" srcOrd="0" destOrd="0" presId="urn:microsoft.com/office/officeart/2005/8/layout/cycle4"/>
    <dgm:cxn modelId="{B3E241C4-3269-4D53-99DE-EA3DB53AFF61}" type="presOf" srcId="{E5C57025-6A0F-43E3-9FA0-45015F4AD34F}" destId="{DEA91373-317B-4ABE-B828-A425A6B6C06E}" srcOrd="0" destOrd="0" presId="urn:microsoft.com/office/officeart/2005/8/layout/cycle4"/>
    <dgm:cxn modelId="{9ADB5AF4-1363-4E03-873A-89507018B246}" srcId="{8F45850B-EFC1-40BC-A1D1-3E95C38AACB6}" destId="{FEF6AD22-9DF9-4A5B-BF7F-EA05DFE490E5}" srcOrd="0" destOrd="0" parTransId="{6CD6780A-C1BA-4C29-84BB-48CF0345AB46}" sibTransId="{4CCF6FE2-C9A2-44ED-9B73-C0D7DF851176}"/>
    <dgm:cxn modelId="{24AB6DD1-4840-4D8E-8D88-13DD4B56BEB2}" type="presParOf" srcId="{A9FEB187-E640-44B9-BE43-162C4D8B0108}" destId="{B5C038B5-A507-439E-B8C8-C5D3D6D6ED5F}" srcOrd="0" destOrd="0" presId="urn:microsoft.com/office/officeart/2005/8/layout/cycle4"/>
    <dgm:cxn modelId="{4CB4D552-A46E-43D0-849F-4DACF019D9D6}" type="presParOf" srcId="{B5C038B5-A507-439E-B8C8-C5D3D6D6ED5F}" destId="{32B83EB0-360F-4FA2-A6C4-0E72BF8BA360}" srcOrd="0" destOrd="0" presId="urn:microsoft.com/office/officeart/2005/8/layout/cycle4"/>
    <dgm:cxn modelId="{92BE800E-E4B8-4EB2-9ADE-91926A648E35}" type="presParOf" srcId="{32B83EB0-360F-4FA2-A6C4-0E72BF8BA360}" destId="{DEA91373-317B-4ABE-B828-A425A6B6C06E}" srcOrd="0" destOrd="0" presId="urn:microsoft.com/office/officeart/2005/8/layout/cycle4"/>
    <dgm:cxn modelId="{5C5759CE-0A91-4BA5-9D4F-E646E6E0DBFD}" type="presParOf" srcId="{32B83EB0-360F-4FA2-A6C4-0E72BF8BA360}" destId="{1BF9B0E2-B4EE-478C-B88B-A7212A195E2B}" srcOrd="1" destOrd="0" presId="urn:microsoft.com/office/officeart/2005/8/layout/cycle4"/>
    <dgm:cxn modelId="{5A7D2C95-8D66-4133-80C0-15D8BD4B5A41}" type="presParOf" srcId="{B5C038B5-A507-439E-B8C8-C5D3D6D6ED5F}" destId="{716780C8-8DD2-43F1-9C27-05734AAEA390}" srcOrd="1" destOrd="0" presId="urn:microsoft.com/office/officeart/2005/8/layout/cycle4"/>
    <dgm:cxn modelId="{7FC49E04-BEEE-4582-99AD-1EBFBF42AC8A}" type="presParOf" srcId="{716780C8-8DD2-43F1-9C27-05734AAEA390}" destId="{E05CFC74-76D3-4416-B29A-255020FA1096}" srcOrd="0" destOrd="0" presId="urn:microsoft.com/office/officeart/2005/8/layout/cycle4"/>
    <dgm:cxn modelId="{81EBD53F-600A-441E-810B-76DFC14B6135}" type="presParOf" srcId="{716780C8-8DD2-43F1-9C27-05734AAEA390}" destId="{33A784B3-8022-4EB1-B41B-C29C32DF1625}" srcOrd="1" destOrd="0" presId="urn:microsoft.com/office/officeart/2005/8/layout/cycle4"/>
    <dgm:cxn modelId="{8B21A8A2-C493-4950-B8EF-1419BE9B04B6}" type="presParOf" srcId="{B5C038B5-A507-439E-B8C8-C5D3D6D6ED5F}" destId="{4ABB2B0C-14C1-4C34-8327-E9CC3C953388}" srcOrd="2" destOrd="0" presId="urn:microsoft.com/office/officeart/2005/8/layout/cycle4"/>
    <dgm:cxn modelId="{CF307758-2CD0-4F91-AEF8-DC8B4241A898}" type="presParOf" srcId="{4ABB2B0C-14C1-4C34-8327-E9CC3C953388}" destId="{23027D79-BD43-47E9-A40C-3793B6B8AF54}" srcOrd="0" destOrd="0" presId="urn:microsoft.com/office/officeart/2005/8/layout/cycle4"/>
    <dgm:cxn modelId="{68774D1B-8599-4D14-B496-DF09336C2326}" type="presParOf" srcId="{4ABB2B0C-14C1-4C34-8327-E9CC3C953388}" destId="{2EA738DA-14E9-44B4-903D-D51E5AE107A2}" srcOrd="1" destOrd="0" presId="urn:microsoft.com/office/officeart/2005/8/layout/cycle4"/>
    <dgm:cxn modelId="{D851C39A-05FC-4268-9D6F-B538EBEF0629}" type="presParOf" srcId="{B5C038B5-A507-439E-B8C8-C5D3D6D6ED5F}" destId="{7B21518C-B24D-40EA-8E95-4EE03B8C120C}" srcOrd="3" destOrd="0" presId="urn:microsoft.com/office/officeart/2005/8/layout/cycle4"/>
    <dgm:cxn modelId="{FA061BFB-4A9C-4298-A3E4-1F5D4B2782F9}" type="presParOf" srcId="{7B21518C-B24D-40EA-8E95-4EE03B8C120C}" destId="{323EE68E-A40C-4702-B819-25D01156335E}" srcOrd="0" destOrd="0" presId="urn:microsoft.com/office/officeart/2005/8/layout/cycle4"/>
    <dgm:cxn modelId="{763E3D53-85D5-46B4-A1C1-6776B860FDE4}" type="presParOf" srcId="{7B21518C-B24D-40EA-8E95-4EE03B8C120C}" destId="{14DEB817-CF55-41B3-8285-B511A1D1A6F6}" srcOrd="1" destOrd="0" presId="urn:microsoft.com/office/officeart/2005/8/layout/cycle4"/>
    <dgm:cxn modelId="{9A85D733-48B9-463C-8A1E-C1041B56C626}" type="presParOf" srcId="{B5C038B5-A507-439E-B8C8-C5D3D6D6ED5F}" destId="{7BFE8EFC-79D2-48CF-8DAF-319799C7B972}" srcOrd="4" destOrd="0" presId="urn:microsoft.com/office/officeart/2005/8/layout/cycle4"/>
    <dgm:cxn modelId="{A401CA24-DA34-4CBB-89B1-581E50ED567D}" type="presParOf" srcId="{A9FEB187-E640-44B9-BE43-162C4D8B0108}" destId="{FED272A1-37F6-4C03-96D2-8098AD2EED3A}" srcOrd="1" destOrd="0" presId="urn:microsoft.com/office/officeart/2005/8/layout/cycle4"/>
    <dgm:cxn modelId="{CEDDECFA-5A01-471C-AED9-08D18E312F5B}" type="presParOf" srcId="{FED272A1-37F6-4C03-96D2-8098AD2EED3A}" destId="{3AA2604F-25CF-4934-835F-B2174A132218}" srcOrd="0" destOrd="0" presId="urn:microsoft.com/office/officeart/2005/8/layout/cycle4"/>
    <dgm:cxn modelId="{D8C2020B-CF8F-4A8A-B936-A33E9F2F6B2A}" type="presParOf" srcId="{FED272A1-37F6-4C03-96D2-8098AD2EED3A}" destId="{7E5C5B69-FA5D-4A35-8C30-88DAE16A26FC}" srcOrd="1" destOrd="0" presId="urn:microsoft.com/office/officeart/2005/8/layout/cycle4"/>
    <dgm:cxn modelId="{C644637C-E8CA-492E-8577-215A8B8E507F}" type="presParOf" srcId="{FED272A1-37F6-4C03-96D2-8098AD2EED3A}" destId="{EA9A9C15-F68F-4B27-8D38-2D7DC46667E2}" srcOrd="2" destOrd="0" presId="urn:microsoft.com/office/officeart/2005/8/layout/cycle4"/>
    <dgm:cxn modelId="{14093B45-FEAF-44BA-927C-78DACC8F275A}" type="presParOf" srcId="{FED272A1-37F6-4C03-96D2-8098AD2EED3A}" destId="{B6886E91-5E89-492B-A457-23B3664E056B}" srcOrd="3" destOrd="0" presId="urn:microsoft.com/office/officeart/2005/8/layout/cycle4"/>
    <dgm:cxn modelId="{C8B4A92C-4211-4E9D-BD2B-C894886F3CD0}" type="presParOf" srcId="{FED272A1-37F6-4C03-96D2-8098AD2EED3A}" destId="{634C4AAB-E578-4288-A23C-0595316EBE91}" srcOrd="4" destOrd="0" presId="urn:microsoft.com/office/officeart/2005/8/layout/cycle4"/>
    <dgm:cxn modelId="{38A6B8E1-562D-40F0-A599-F8328DAEB7DF}" type="presParOf" srcId="{A9FEB187-E640-44B9-BE43-162C4D8B0108}" destId="{9B2480D7-DBB0-4FAF-A803-F93D16C94B12}" srcOrd="2" destOrd="0" presId="urn:microsoft.com/office/officeart/2005/8/layout/cycle4"/>
    <dgm:cxn modelId="{FCC5E503-5452-4B95-ACCF-9CF2E7575933}" type="presParOf" srcId="{A9FEB187-E640-44B9-BE43-162C4D8B0108}" destId="{BCAB904E-0930-427C-A7C9-510BE9BCB54C}" srcOrd="3" destOrd="0" presId="urn:microsoft.com/office/officeart/2005/8/layout/cycle4"/>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9E7614F-234B-4FF4-BCDB-DD4FEFD0506B}" type="doc">
      <dgm:prSet loTypeId="urn:microsoft.com/office/officeart/2005/8/layout/matrix1" loCatId="matrix" qsTypeId="urn:microsoft.com/office/officeart/2005/8/quickstyle/simple1" qsCatId="simple" csTypeId="urn:microsoft.com/office/officeart/2005/8/colors/accent1_2" csCatId="accent1" phldr="1"/>
      <dgm:spPr/>
      <dgm:t>
        <a:bodyPr/>
        <a:lstStyle/>
        <a:p>
          <a:pPr rtl="1"/>
          <a:endParaRPr lang="he-IL"/>
        </a:p>
      </dgm:t>
    </dgm:pt>
    <dgm:pt modelId="{A2524CED-0A10-4AAC-B5FC-DA7051DD9008}">
      <dgm:prSet phldrT="[טקסט]" custT="1"/>
      <dgm:spPr/>
      <dgm:t>
        <a:bodyPr/>
        <a:lstStyle/>
        <a:p>
          <a:pPr rtl="1"/>
          <a:r>
            <a:rPr lang="he-IL" sz="1050" b="1"/>
            <a:t>מבצעים</a:t>
          </a:r>
        </a:p>
      </dgm:t>
    </dgm:pt>
    <dgm:pt modelId="{0B72F333-D603-471E-B33F-7FAF63CD8F00}" type="parTrans" cxnId="{CE639709-F218-475D-BC24-F2FAC45BBD6B}">
      <dgm:prSet/>
      <dgm:spPr/>
      <dgm:t>
        <a:bodyPr/>
        <a:lstStyle/>
        <a:p>
          <a:pPr rtl="1"/>
          <a:endParaRPr lang="he-IL"/>
        </a:p>
      </dgm:t>
    </dgm:pt>
    <dgm:pt modelId="{94F36C22-813E-4B2D-B42A-6AB9EBBF4348}" type="sibTrans" cxnId="{CE639709-F218-475D-BC24-F2FAC45BBD6B}">
      <dgm:prSet/>
      <dgm:spPr/>
      <dgm:t>
        <a:bodyPr/>
        <a:lstStyle/>
        <a:p>
          <a:pPr rtl="1"/>
          <a:endParaRPr lang="he-IL"/>
        </a:p>
      </dgm:t>
    </dgm:pt>
    <dgm:pt modelId="{F60B737C-EFB5-485B-B779-8B1EDF20822E}">
      <dgm:prSet phldrT="[טקסט]" custT="1"/>
      <dgm:spPr/>
      <dgm:t>
        <a:bodyPr/>
        <a:lstStyle/>
        <a:p>
          <a:pPr rtl="1"/>
          <a:r>
            <a:rPr lang="en-US" sz="1000" b="1"/>
            <a:t>GREEN</a:t>
          </a:r>
          <a:r>
            <a:rPr lang="en-US" sz="1400"/>
            <a:t> </a:t>
          </a:r>
          <a:r>
            <a:rPr lang="he-IL" sz="1050" b="1"/>
            <a:t>בריאות</a:t>
          </a:r>
          <a:r>
            <a:rPr lang="he-IL" sz="1400"/>
            <a:t> </a:t>
          </a:r>
          <a:r>
            <a:rPr lang="he-IL" sz="1050" b="1"/>
            <a:t>וטבע</a:t>
          </a:r>
        </a:p>
      </dgm:t>
    </dgm:pt>
    <dgm:pt modelId="{22968CAE-B841-4FD3-B1FB-C6F9D1320537}" type="parTrans" cxnId="{3C00C62D-B62F-42CC-AF4E-BBB80F3481DA}">
      <dgm:prSet/>
      <dgm:spPr/>
      <dgm:t>
        <a:bodyPr/>
        <a:lstStyle/>
        <a:p>
          <a:pPr rtl="1"/>
          <a:endParaRPr lang="he-IL"/>
        </a:p>
      </dgm:t>
    </dgm:pt>
    <dgm:pt modelId="{66065D5F-AABA-486C-9C4C-AC1A2134E35E}" type="sibTrans" cxnId="{3C00C62D-B62F-42CC-AF4E-BBB80F3481DA}">
      <dgm:prSet/>
      <dgm:spPr/>
      <dgm:t>
        <a:bodyPr/>
        <a:lstStyle/>
        <a:p>
          <a:pPr rtl="1"/>
          <a:endParaRPr lang="he-IL"/>
        </a:p>
      </dgm:t>
    </dgm:pt>
    <dgm:pt modelId="{2F4B5517-752B-464A-B044-DC4835DFDA67}">
      <dgm:prSet phldrT="[טקסט]" custT="1"/>
      <dgm:spPr/>
      <dgm:t>
        <a:bodyPr/>
        <a:lstStyle/>
        <a:p>
          <a:pPr rtl="1"/>
          <a:r>
            <a:rPr lang="he-IL" sz="1000" b="1"/>
            <a:t>סופרמרקט</a:t>
          </a:r>
        </a:p>
      </dgm:t>
    </dgm:pt>
    <dgm:pt modelId="{3613A821-D1EC-4551-B1F0-E4F8DA0E5ECF}" type="parTrans" cxnId="{6E15B0CF-2F86-421C-A55A-1CA949EBF8AE}">
      <dgm:prSet/>
      <dgm:spPr/>
      <dgm:t>
        <a:bodyPr/>
        <a:lstStyle/>
        <a:p>
          <a:pPr rtl="1"/>
          <a:endParaRPr lang="he-IL"/>
        </a:p>
      </dgm:t>
    </dgm:pt>
    <dgm:pt modelId="{1B07912A-B957-46FB-8D83-E0B682892DF9}" type="sibTrans" cxnId="{6E15B0CF-2F86-421C-A55A-1CA949EBF8AE}">
      <dgm:prSet/>
      <dgm:spPr/>
      <dgm:t>
        <a:bodyPr/>
        <a:lstStyle/>
        <a:p>
          <a:pPr rtl="1"/>
          <a:endParaRPr lang="he-IL"/>
        </a:p>
      </dgm:t>
    </dgm:pt>
    <dgm:pt modelId="{97CC94EE-DC91-4596-92CD-25709EFA1D6F}">
      <dgm:prSet phldrT="[טקסט]" custT="1"/>
      <dgm:spPr/>
      <dgm:t>
        <a:bodyPr/>
        <a:lstStyle/>
        <a:p>
          <a:pPr rtl="1"/>
          <a:r>
            <a:rPr lang="he-IL" sz="1050" b="1"/>
            <a:t>הקניון-הכל</a:t>
          </a:r>
          <a:r>
            <a:rPr lang="he-IL" sz="1400"/>
            <a:t> </a:t>
          </a:r>
          <a:r>
            <a:rPr lang="he-IL" sz="1050" b="1"/>
            <a:t>לבית</a:t>
          </a:r>
        </a:p>
      </dgm:t>
    </dgm:pt>
    <dgm:pt modelId="{10F726C2-DF36-4C58-837F-3E5267C975F3}" type="parTrans" cxnId="{FEEBAE51-AB71-4B29-8C3E-119EE08EB6CE}">
      <dgm:prSet/>
      <dgm:spPr/>
      <dgm:t>
        <a:bodyPr/>
        <a:lstStyle/>
        <a:p>
          <a:pPr rtl="1"/>
          <a:endParaRPr lang="he-IL"/>
        </a:p>
      </dgm:t>
    </dgm:pt>
    <dgm:pt modelId="{A6CE9D79-CAE3-46A8-B600-A9D0E395CBDD}" type="sibTrans" cxnId="{FEEBAE51-AB71-4B29-8C3E-119EE08EB6CE}">
      <dgm:prSet/>
      <dgm:spPr/>
      <dgm:t>
        <a:bodyPr/>
        <a:lstStyle/>
        <a:p>
          <a:pPr rtl="1"/>
          <a:endParaRPr lang="he-IL"/>
        </a:p>
      </dgm:t>
    </dgm:pt>
    <dgm:pt modelId="{BFEB66CE-BC61-449E-99B8-5CAC7CEE2176}">
      <dgm:prSet phldrT="[טקסט]" custT="1"/>
      <dgm:spPr/>
      <dgm:t>
        <a:bodyPr/>
        <a:lstStyle/>
        <a:p>
          <a:pPr rtl="1"/>
          <a:r>
            <a:rPr lang="he-IL" sz="1050" b="1"/>
            <a:t>פארם</a:t>
          </a:r>
          <a:r>
            <a:rPr lang="he-IL" sz="1400"/>
            <a:t> </a:t>
          </a:r>
          <a:r>
            <a:rPr lang="he-IL" sz="1050" b="1"/>
            <a:t>וקוסמטיקה</a:t>
          </a:r>
        </a:p>
      </dgm:t>
    </dgm:pt>
    <dgm:pt modelId="{E8ECDA74-4402-445F-99FA-41E32B9B772E}" type="parTrans" cxnId="{A1A60A29-E027-454C-8247-295AB6562E1B}">
      <dgm:prSet/>
      <dgm:spPr/>
      <dgm:t>
        <a:bodyPr/>
        <a:lstStyle/>
        <a:p>
          <a:pPr rtl="1"/>
          <a:endParaRPr lang="he-IL"/>
        </a:p>
      </dgm:t>
    </dgm:pt>
    <dgm:pt modelId="{FA56DB51-6F1F-4B61-8D5D-FD7AA2A6B7F3}" type="sibTrans" cxnId="{A1A60A29-E027-454C-8247-295AB6562E1B}">
      <dgm:prSet/>
      <dgm:spPr/>
      <dgm:t>
        <a:bodyPr/>
        <a:lstStyle/>
        <a:p>
          <a:pPr rtl="1"/>
          <a:endParaRPr lang="he-IL"/>
        </a:p>
      </dgm:t>
    </dgm:pt>
    <dgm:pt modelId="{6E6399A2-5419-4202-AE07-83EFF24C408C}" type="pres">
      <dgm:prSet presAssocID="{69E7614F-234B-4FF4-BCDB-DD4FEFD0506B}" presName="diagram" presStyleCnt="0">
        <dgm:presLayoutVars>
          <dgm:chMax val="1"/>
          <dgm:dir/>
          <dgm:animLvl val="ctr"/>
          <dgm:resizeHandles val="exact"/>
        </dgm:presLayoutVars>
      </dgm:prSet>
      <dgm:spPr/>
    </dgm:pt>
    <dgm:pt modelId="{41D39A77-556E-416A-BD98-2C7331F20890}" type="pres">
      <dgm:prSet presAssocID="{69E7614F-234B-4FF4-BCDB-DD4FEFD0506B}" presName="matrix" presStyleCnt="0"/>
      <dgm:spPr/>
    </dgm:pt>
    <dgm:pt modelId="{99BD0A6E-794C-419C-B5D8-97B831FDA029}" type="pres">
      <dgm:prSet presAssocID="{69E7614F-234B-4FF4-BCDB-DD4FEFD0506B}" presName="tile1" presStyleLbl="node1" presStyleIdx="0" presStyleCnt="4"/>
      <dgm:spPr/>
    </dgm:pt>
    <dgm:pt modelId="{50747067-64F1-47DF-BB9D-CFB61139E45F}" type="pres">
      <dgm:prSet presAssocID="{69E7614F-234B-4FF4-BCDB-DD4FEFD0506B}" presName="tile1text" presStyleLbl="node1" presStyleIdx="0" presStyleCnt="4">
        <dgm:presLayoutVars>
          <dgm:chMax val="0"/>
          <dgm:chPref val="0"/>
          <dgm:bulletEnabled val="1"/>
        </dgm:presLayoutVars>
      </dgm:prSet>
      <dgm:spPr/>
    </dgm:pt>
    <dgm:pt modelId="{6F9739E7-A8EF-46A2-B242-6ED308857D7A}" type="pres">
      <dgm:prSet presAssocID="{69E7614F-234B-4FF4-BCDB-DD4FEFD0506B}" presName="tile2" presStyleLbl="node1" presStyleIdx="1" presStyleCnt="4"/>
      <dgm:spPr/>
    </dgm:pt>
    <dgm:pt modelId="{6D53BFBB-3967-464A-8EFE-923178265094}" type="pres">
      <dgm:prSet presAssocID="{69E7614F-234B-4FF4-BCDB-DD4FEFD0506B}" presName="tile2text" presStyleLbl="node1" presStyleIdx="1" presStyleCnt="4">
        <dgm:presLayoutVars>
          <dgm:chMax val="0"/>
          <dgm:chPref val="0"/>
          <dgm:bulletEnabled val="1"/>
        </dgm:presLayoutVars>
      </dgm:prSet>
      <dgm:spPr/>
    </dgm:pt>
    <dgm:pt modelId="{3E068BEE-4A43-4A74-AC6F-4BFA56772A21}" type="pres">
      <dgm:prSet presAssocID="{69E7614F-234B-4FF4-BCDB-DD4FEFD0506B}" presName="tile3" presStyleLbl="node1" presStyleIdx="2" presStyleCnt="4"/>
      <dgm:spPr/>
    </dgm:pt>
    <dgm:pt modelId="{7DE69176-B697-4ED6-9B0C-721DBB5592C8}" type="pres">
      <dgm:prSet presAssocID="{69E7614F-234B-4FF4-BCDB-DD4FEFD0506B}" presName="tile3text" presStyleLbl="node1" presStyleIdx="2" presStyleCnt="4">
        <dgm:presLayoutVars>
          <dgm:chMax val="0"/>
          <dgm:chPref val="0"/>
          <dgm:bulletEnabled val="1"/>
        </dgm:presLayoutVars>
      </dgm:prSet>
      <dgm:spPr/>
    </dgm:pt>
    <dgm:pt modelId="{E6546895-0DEC-48A8-A6D6-4078BEBEBA90}" type="pres">
      <dgm:prSet presAssocID="{69E7614F-234B-4FF4-BCDB-DD4FEFD0506B}" presName="tile4" presStyleLbl="node1" presStyleIdx="3" presStyleCnt="4"/>
      <dgm:spPr/>
    </dgm:pt>
    <dgm:pt modelId="{F7AF1B26-86C9-4F40-9D34-A71C7970B02E}" type="pres">
      <dgm:prSet presAssocID="{69E7614F-234B-4FF4-BCDB-DD4FEFD0506B}" presName="tile4text" presStyleLbl="node1" presStyleIdx="3" presStyleCnt="4">
        <dgm:presLayoutVars>
          <dgm:chMax val="0"/>
          <dgm:chPref val="0"/>
          <dgm:bulletEnabled val="1"/>
        </dgm:presLayoutVars>
      </dgm:prSet>
      <dgm:spPr/>
    </dgm:pt>
    <dgm:pt modelId="{2FB4798B-4E07-480C-9ED3-4133EF5E39C8}" type="pres">
      <dgm:prSet presAssocID="{69E7614F-234B-4FF4-BCDB-DD4FEFD0506B}" presName="centerTile" presStyleLbl="fgShp" presStyleIdx="0" presStyleCnt="1">
        <dgm:presLayoutVars>
          <dgm:chMax val="0"/>
          <dgm:chPref val="0"/>
        </dgm:presLayoutVars>
      </dgm:prSet>
      <dgm:spPr/>
    </dgm:pt>
  </dgm:ptLst>
  <dgm:cxnLst>
    <dgm:cxn modelId="{CE639709-F218-475D-BC24-F2FAC45BBD6B}" srcId="{69E7614F-234B-4FF4-BCDB-DD4FEFD0506B}" destId="{A2524CED-0A10-4AAC-B5FC-DA7051DD9008}" srcOrd="0" destOrd="0" parTransId="{0B72F333-D603-471E-B33F-7FAF63CD8F00}" sibTransId="{94F36C22-813E-4B2D-B42A-6AB9EBBF4348}"/>
    <dgm:cxn modelId="{A1A60A29-E027-454C-8247-295AB6562E1B}" srcId="{A2524CED-0A10-4AAC-B5FC-DA7051DD9008}" destId="{BFEB66CE-BC61-449E-99B8-5CAC7CEE2176}" srcOrd="3" destOrd="0" parTransId="{E8ECDA74-4402-445F-99FA-41E32B9B772E}" sibTransId="{FA56DB51-6F1F-4B61-8D5D-FD7AA2A6B7F3}"/>
    <dgm:cxn modelId="{3C00C62D-B62F-42CC-AF4E-BBB80F3481DA}" srcId="{A2524CED-0A10-4AAC-B5FC-DA7051DD9008}" destId="{F60B737C-EFB5-485B-B779-8B1EDF20822E}" srcOrd="0" destOrd="0" parTransId="{22968CAE-B841-4FD3-B1FB-C6F9D1320537}" sibTransId="{66065D5F-AABA-486C-9C4C-AC1A2134E35E}"/>
    <dgm:cxn modelId="{D43FBB63-F2E3-4830-AA7D-9D9F394FDA5E}" type="presOf" srcId="{97CC94EE-DC91-4596-92CD-25709EFA1D6F}" destId="{3E068BEE-4A43-4A74-AC6F-4BFA56772A21}" srcOrd="0" destOrd="0" presId="urn:microsoft.com/office/officeart/2005/8/layout/matrix1"/>
    <dgm:cxn modelId="{FEEBAE51-AB71-4B29-8C3E-119EE08EB6CE}" srcId="{A2524CED-0A10-4AAC-B5FC-DA7051DD9008}" destId="{97CC94EE-DC91-4596-92CD-25709EFA1D6F}" srcOrd="2" destOrd="0" parTransId="{10F726C2-DF36-4C58-837F-3E5267C975F3}" sibTransId="{A6CE9D79-CAE3-46A8-B600-A9D0E395CBDD}"/>
    <dgm:cxn modelId="{C70C3253-8754-45DE-836B-85AD952C2EED}" type="presOf" srcId="{2F4B5517-752B-464A-B044-DC4835DFDA67}" destId="{6F9739E7-A8EF-46A2-B242-6ED308857D7A}" srcOrd="0" destOrd="0" presId="urn:microsoft.com/office/officeart/2005/8/layout/matrix1"/>
    <dgm:cxn modelId="{F3A9A257-A91A-4461-9A64-2F842CD849B2}" type="presOf" srcId="{2F4B5517-752B-464A-B044-DC4835DFDA67}" destId="{6D53BFBB-3967-464A-8EFE-923178265094}" srcOrd="1" destOrd="0" presId="urn:microsoft.com/office/officeart/2005/8/layout/matrix1"/>
    <dgm:cxn modelId="{CC408E80-817A-478A-8B46-0793A6A12A57}" type="presOf" srcId="{97CC94EE-DC91-4596-92CD-25709EFA1D6F}" destId="{7DE69176-B697-4ED6-9B0C-721DBB5592C8}" srcOrd="1" destOrd="0" presId="urn:microsoft.com/office/officeart/2005/8/layout/matrix1"/>
    <dgm:cxn modelId="{C08B4098-CDF0-46AA-8C21-37ED54AF5516}" type="presOf" srcId="{F60B737C-EFB5-485B-B779-8B1EDF20822E}" destId="{99BD0A6E-794C-419C-B5D8-97B831FDA029}" srcOrd="0" destOrd="0" presId="urn:microsoft.com/office/officeart/2005/8/layout/matrix1"/>
    <dgm:cxn modelId="{245FABA0-3662-4D14-B55F-4A76D28D0A7D}" type="presOf" srcId="{69E7614F-234B-4FF4-BCDB-DD4FEFD0506B}" destId="{6E6399A2-5419-4202-AE07-83EFF24C408C}" srcOrd="0" destOrd="0" presId="urn:microsoft.com/office/officeart/2005/8/layout/matrix1"/>
    <dgm:cxn modelId="{960B20A2-7059-4CDE-AA55-672B98FFA945}" type="presOf" srcId="{F60B737C-EFB5-485B-B779-8B1EDF20822E}" destId="{50747067-64F1-47DF-BB9D-CFB61139E45F}" srcOrd="1" destOrd="0" presId="urn:microsoft.com/office/officeart/2005/8/layout/matrix1"/>
    <dgm:cxn modelId="{005CE2B8-8D50-420F-ACD6-1D5D1AB9D1C3}" type="presOf" srcId="{BFEB66CE-BC61-449E-99B8-5CAC7CEE2176}" destId="{F7AF1B26-86C9-4F40-9D34-A71C7970B02E}" srcOrd="1" destOrd="0" presId="urn:microsoft.com/office/officeart/2005/8/layout/matrix1"/>
    <dgm:cxn modelId="{308FA4BD-98DE-4C84-8A19-E1735A7BCA2C}" type="presOf" srcId="{A2524CED-0A10-4AAC-B5FC-DA7051DD9008}" destId="{2FB4798B-4E07-480C-9ED3-4133EF5E39C8}" srcOrd="0" destOrd="0" presId="urn:microsoft.com/office/officeart/2005/8/layout/matrix1"/>
    <dgm:cxn modelId="{6E15B0CF-2F86-421C-A55A-1CA949EBF8AE}" srcId="{A2524CED-0A10-4AAC-B5FC-DA7051DD9008}" destId="{2F4B5517-752B-464A-B044-DC4835DFDA67}" srcOrd="1" destOrd="0" parTransId="{3613A821-D1EC-4551-B1F0-E4F8DA0E5ECF}" sibTransId="{1B07912A-B957-46FB-8D83-E0B682892DF9}"/>
    <dgm:cxn modelId="{0C8822F1-7B29-4F80-B3CA-B4B08B6B175C}" type="presOf" srcId="{BFEB66CE-BC61-449E-99B8-5CAC7CEE2176}" destId="{E6546895-0DEC-48A8-A6D6-4078BEBEBA90}" srcOrd="0" destOrd="0" presId="urn:microsoft.com/office/officeart/2005/8/layout/matrix1"/>
    <dgm:cxn modelId="{A1A552A3-7E77-477A-82D5-F9D1C760D28B}" type="presParOf" srcId="{6E6399A2-5419-4202-AE07-83EFF24C408C}" destId="{41D39A77-556E-416A-BD98-2C7331F20890}" srcOrd="0" destOrd="0" presId="urn:microsoft.com/office/officeart/2005/8/layout/matrix1"/>
    <dgm:cxn modelId="{41901D89-FA9E-4EB1-8431-01534FFA025B}" type="presParOf" srcId="{41D39A77-556E-416A-BD98-2C7331F20890}" destId="{99BD0A6E-794C-419C-B5D8-97B831FDA029}" srcOrd="0" destOrd="0" presId="urn:microsoft.com/office/officeart/2005/8/layout/matrix1"/>
    <dgm:cxn modelId="{C444611E-AE76-4CF2-B665-BC2C5A6B5F00}" type="presParOf" srcId="{41D39A77-556E-416A-BD98-2C7331F20890}" destId="{50747067-64F1-47DF-BB9D-CFB61139E45F}" srcOrd="1" destOrd="0" presId="urn:microsoft.com/office/officeart/2005/8/layout/matrix1"/>
    <dgm:cxn modelId="{AB930C17-FD7F-4AD0-875A-A75FE0D408F4}" type="presParOf" srcId="{41D39A77-556E-416A-BD98-2C7331F20890}" destId="{6F9739E7-A8EF-46A2-B242-6ED308857D7A}" srcOrd="2" destOrd="0" presId="urn:microsoft.com/office/officeart/2005/8/layout/matrix1"/>
    <dgm:cxn modelId="{442B8480-E166-4F9C-87EE-BA26C47C9A29}" type="presParOf" srcId="{41D39A77-556E-416A-BD98-2C7331F20890}" destId="{6D53BFBB-3967-464A-8EFE-923178265094}" srcOrd="3" destOrd="0" presId="urn:microsoft.com/office/officeart/2005/8/layout/matrix1"/>
    <dgm:cxn modelId="{A290AFE6-D22F-4E05-B732-D3A89259A220}" type="presParOf" srcId="{41D39A77-556E-416A-BD98-2C7331F20890}" destId="{3E068BEE-4A43-4A74-AC6F-4BFA56772A21}" srcOrd="4" destOrd="0" presId="urn:microsoft.com/office/officeart/2005/8/layout/matrix1"/>
    <dgm:cxn modelId="{5382EAFD-ACF8-42F3-A782-D8CC4BCAB3C7}" type="presParOf" srcId="{41D39A77-556E-416A-BD98-2C7331F20890}" destId="{7DE69176-B697-4ED6-9B0C-721DBB5592C8}" srcOrd="5" destOrd="0" presId="urn:microsoft.com/office/officeart/2005/8/layout/matrix1"/>
    <dgm:cxn modelId="{32862037-8045-4D6E-B566-9FC04E4C04F0}" type="presParOf" srcId="{41D39A77-556E-416A-BD98-2C7331F20890}" destId="{E6546895-0DEC-48A8-A6D6-4078BEBEBA90}" srcOrd="6" destOrd="0" presId="urn:microsoft.com/office/officeart/2005/8/layout/matrix1"/>
    <dgm:cxn modelId="{595F8488-F005-48DD-9692-282F1B1D7E77}" type="presParOf" srcId="{41D39A77-556E-416A-BD98-2C7331F20890}" destId="{F7AF1B26-86C9-4F40-9D34-A71C7970B02E}" srcOrd="7" destOrd="0" presId="urn:microsoft.com/office/officeart/2005/8/layout/matrix1"/>
    <dgm:cxn modelId="{6FBEB6F1-C698-4224-993E-4E82D75A842F}" type="presParOf" srcId="{6E6399A2-5419-4202-AE07-83EFF24C408C}" destId="{2FB4798B-4E07-480C-9ED3-4133EF5E39C8}" srcOrd="1" destOrd="0" presId="urn:microsoft.com/office/officeart/2005/8/layout/matrix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3027D79-BD43-47E9-A40C-3793B6B8AF54}">
      <dsp:nvSpPr>
        <dsp:cNvPr id="0" name=""/>
        <dsp:cNvSpPr/>
      </dsp:nvSpPr>
      <dsp:spPr>
        <a:xfrm>
          <a:off x="1413382" y="1541193"/>
          <a:ext cx="866267" cy="561144"/>
        </a:xfrm>
        <a:prstGeom prst="roundRect">
          <a:avLst>
            <a:gd name="adj" fmla="val 10000"/>
          </a:avLst>
        </a:prstGeom>
        <a:solidFill>
          <a:schemeClr val="lt1">
            <a:alpha val="90000"/>
            <a:hueOff val="0"/>
            <a:satOff val="0"/>
            <a:lumOff val="0"/>
            <a:alphaOff val="0"/>
          </a:schemeClr>
        </a:solidFill>
        <a:ln w="1905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57150" lvl="1" indent="-57150" algn="r" defTabSz="400050" rtl="1">
            <a:lnSpc>
              <a:spcPct val="90000"/>
            </a:lnSpc>
            <a:spcBef>
              <a:spcPct val="0"/>
            </a:spcBef>
            <a:spcAft>
              <a:spcPct val="15000"/>
            </a:spcAft>
            <a:buChar char="•"/>
          </a:pPr>
          <a:r>
            <a:rPr lang="he-IL" sz="900" b="1" kern="1200"/>
            <a:t>רשימות</a:t>
          </a:r>
          <a:r>
            <a:rPr lang="he-IL" sz="900" kern="1200"/>
            <a:t> </a:t>
          </a:r>
          <a:r>
            <a:rPr lang="he-IL" sz="900" b="1" kern="1200"/>
            <a:t>והזמנות</a:t>
          </a:r>
        </a:p>
      </dsp:txBody>
      <dsp:txXfrm>
        <a:off x="1685590" y="1693807"/>
        <a:ext cx="581732" cy="396204"/>
      </dsp:txXfrm>
    </dsp:sp>
    <dsp:sp modelId="{323EE68E-A40C-4702-B819-25D01156335E}">
      <dsp:nvSpPr>
        <dsp:cNvPr id="0" name=""/>
        <dsp:cNvSpPr/>
      </dsp:nvSpPr>
      <dsp:spPr>
        <a:xfrm>
          <a:off x="0" y="1541193"/>
          <a:ext cx="866267" cy="561144"/>
        </a:xfrm>
        <a:prstGeom prst="roundRect">
          <a:avLst>
            <a:gd name="adj" fmla="val 10000"/>
          </a:avLst>
        </a:prstGeom>
        <a:solidFill>
          <a:schemeClr val="lt1">
            <a:alpha val="90000"/>
            <a:hueOff val="0"/>
            <a:satOff val="0"/>
            <a:lumOff val="0"/>
            <a:alphaOff val="0"/>
          </a:schemeClr>
        </a:solidFill>
        <a:ln w="1905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57150" lvl="1" indent="-57150" algn="r" defTabSz="400050" rtl="1">
            <a:lnSpc>
              <a:spcPct val="90000"/>
            </a:lnSpc>
            <a:spcBef>
              <a:spcPct val="0"/>
            </a:spcBef>
            <a:spcAft>
              <a:spcPct val="15000"/>
            </a:spcAft>
            <a:buChar char="•"/>
          </a:pPr>
          <a:r>
            <a:rPr lang="he-IL" sz="900" b="1" kern="1200"/>
            <a:t>זמינות</a:t>
          </a:r>
          <a:r>
            <a:rPr lang="he-IL" sz="900" kern="1200"/>
            <a:t> </a:t>
          </a:r>
          <a:r>
            <a:rPr lang="he-IL" sz="900" b="1" kern="1200"/>
            <a:t>משלוחים</a:t>
          </a:r>
        </a:p>
      </dsp:txBody>
      <dsp:txXfrm>
        <a:off x="12327" y="1693807"/>
        <a:ext cx="581732" cy="396204"/>
      </dsp:txXfrm>
    </dsp:sp>
    <dsp:sp modelId="{E05CFC74-76D3-4416-B29A-255020FA1096}">
      <dsp:nvSpPr>
        <dsp:cNvPr id="0" name=""/>
        <dsp:cNvSpPr/>
      </dsp:nvSpPr>
      <dsp:spPr>
        <a:xfrm>
          <a:off x="1413382" y="348761"/>
          <a:ext cx="866267" cy="561144"/>
        </a:xfrm>
        <a:prstGeom prst="roundRect">
          <a:avLst>
            <a:gd name="adj" fmla="val 10000"/>
          </a:avLst>
        </a:prstGeom>
        <a:solidFill>
          <a:schemeClr val="lt1">
            <a:alpha val="90000"/>
            <a:hueOff val="0"/>
            <a:satOff val="0"/>
            <a:lumOff val="0"/>
            <a:alphaOff val="0"/>
          </a:schemeClr>
        </a:solidFill>
        <a:ln w="1905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57150" lvl="1" indent="-57150" algn="r" defTabSz="400050" rtl="1">
            <a:lnSpc>
              <a:spcPct val="90000"/>
            </a:lnSpc>
            <a:spcBef>
              <a:spcPct val="0"/>
            </a:spcBef>
            <a:spcAft>
              <a:spcPct val="15000"/>
            </a:spcAft>
            <a:buChar char="•"/>
          </a:pPr>
          <a:r>
            <a:rPr lang="he-IL" sz="900" b="1" kern="1200"/>
            <a:t>קופונים</a:t>
          </a:r>
        </a:p>
      </dsp:txBody>
      <dsp:txXfrm>
        <a:off x="1685590" y="361088"/>
        <a:ext cx="581732" cy="396204"/>
      </dsp:txXfrm>
    </dsp:sp>
    <dsp:sp modelId="{DEA91373-317B-4ABE-B828-A425A6B6C06E}">
      <dsp:nvSpPr>
        <dsp:cNvPr id="0" name=""/>
        <dsp:cNvSpPr/>
      </dsp:nvSpPr>
      <dsp:spPr>
        <a:xfrm>
          <a:off x="0" y="348761"/>
          <a:ext cx="866267" cy="561144"/>
        </a:xfrm>
        <a:prstGeom prst="roundRect">
          <a:avLst>
            <a:gd name="adj" fmla="val 10000"/>
          </a:avLst>
        </a:prstGeom>
        <a:solidFill>
          <a:schemeClr val="lt1">
            <a:alpha val="90000"/>
            <a:hueOff val="0"/>
            <a:satOff val="0"/>
            <a:lumOff val="0"/>
            <a:alphaOff val="0"/>
          </a:schemeClr>
        </a:solidFill>
        <a:ln w="1905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57150" lvl="1" indent="-57150" algn="r" defTabSz="400050" rtl="1">
            <a:lnSpc>
              <a:spcPct val="90000"/>
            </a:lnSpc>
            <a:spcBef>
              <a:spcPct val="0"/>
            </a:spcBef>
            <a:spcAft>
              <a:spcPct val="15000"/>
            </a:spcAft>
            <a:buChar char="•"/>
          </a:pPr>
          <a:r>
            <a:rPr lang="he-IL" sz="900" b="1" kern="1200"/>
            <a:t>סניפים</a:t>
          </a:r>
        </a:p>
      </dsp:txBody>
      <dsp:txXfrm>
        <a:off x="12327" y="361088"/>
        <a:ext cx="581732" cy="396204"/>
      </dsp:txXfrm>
    </dsp:sp>
    <dsp:sp modelId="{3AA2604F-25CF-4934-835F-B2174A132218}">
      <dsp:nvSpPr>
        <dsp:cNvPr id="0" name=""/>
        <dsp:cNvSpPr/>
      </dsp:nvSpPr>
      <dsp:spPr>
        <a:xfrm>
          <a:off x="362990" y="448715"/>
          <a:ext cx="759298" cy="759298"/>
        </a:xfrm>
        <a:prstGeom prst="pieWedge">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rtl="1">
            <a:lnSpc>
              <a:spcPct val="90000"/>
            </a:lnSpc>
            <a:spcBef>
              <a:spcPct val="0"/>
            </a:spcBef>
            <a:spcAft>
              <a:spcPct val="35000"/>
            </a:spcAft>
            <a:buNone/>
          </a:pPr>
          <a:r>
            <a:rPr lang="he-IL" sz="1000" b="1" kern="1200"/>
            <a:t>שירות</a:t>
          </a:r>
          <a:r>
            <a:rPr lang="he-IL" sz="1000" kern="1200"/>
            <a:t> לקוחות</a:t>
          </a:r>
        </a:p>
      </dsp:txBody>
      <dsp:txXfrm>
        <a:off x="585383" y="671108"/>
        <a:ext cx="536905" cy="536905"/>
      </dsp:txXfrm>
    </dsp:sp>
    <dsp:sp modelId="{7E5C5B69-FA5D-4A35-8C30-88DAE16A26FC}">
      <dsp:nvSpPr>
        <dsp:cNvPr id="0" name=""/>
        <dsp:cNvSpPr/>
      </dsp:nvSpPr>
      <dsp:spPr>
        <a:xfrm rot="5400000">
          <a:off x="1157360" y="448715"/>
          <a:ext cx="759298" cy="759298"/>
        </a:xfrm>
        <a:prstGeom prst="pieWedge">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rtl="1">
            <a:lnSpc>
              <a:spcPct val="90000"/>
            </a:lnSpc>
            <a:spcBef>
              <a:spcPct val="0"/>
            </a:spcBef>
            <a:spcAft>
              <a:spcPct val="35000"/>
            </a:spcAft>
            <a:buNone/>
          </a:pPr>
          <a:r>
            <a:rPr lang="he-IL" sz="1050" b="1" i="1" kern="1200">
              <a:solidFill>
                <a:srgbClr val="EE0000"/>
              </a:solidFill>
            </a:rPr>
            <a:t>כניסה</a:t>
          </a:r>
        </a:p>
      </dsp:txBody>
      <dsp:txXfrm rot="-5400000">
        <a:off x="1157360" y="671108"/>
        <a:ext cx="536905" cy="536905"/>
      </dsp:txXfrm>
    </dsp:sp>
    <dsp:sp modelId="{EA9A9C15-F68F-4B27-8D38-2D7DC46667E2}">
      <dsp:nvSpPr>
        <dsp:cNvPr id="0" name=""/>
        <dsp:cNvSpPr/>
      </dsp:nvSpPr>
      <dsp:spPr>
        <a:xfrm rot="10800000">
          <a:off x="1157360" y="1243085"/>
          <a:ext cx="759298" cy="759298"/>
        </a:xfrm>
        <a:prstGeom prst="pieWedge">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rtl="1">
            <a:lnSpc>
              <a:spcPct val="90000"/>
            </a:lnSpc>
            <a:spcBef>
              <a:spcPct val="0"/>
            </a:spcBef>
            <a:spcAft>
              <a:spcPct val="35000"/>
            </a:spcAft>
            <a:buNone/>
          </a:pPr>
          <a:r>
            <a:rPr lang="he-IL" sz="1050" b="1" i="1" kern="1200">
              <a:solidFill>
                <a:srgbClr val="EE0000"/>
              </a:solidFill>
            </a:rPr>
            <a:t>הסל</a:t>
          </a:r>
          <a:r>
            <a:rPr lang="he-IL" sz="1050" kern="1200">
              <a:solidFill>
                <a:srgbClr val="EE0000"/>
              </a:solidFill>
            </a:rPr>
            <a:t> </a:t>
          </a:r>
          <a:r>
            <a:rPr lang="he-IL" sz="1050" b="1" i="1" kern="1200">
              <a:solidFill>
                <a:srgbClr val="EE0000"/>
              </a:solidFill>
            </a:rPr>
            <a:t>שלי</a:t>
          </a:r>
        </a:p>
      </dsp:txBody>
      <dsp:txXfrm rot="10800000">
        <a:off x="1157360" y="1243085"/>
        <a:ext cx="536905" cy="536905"/>
      </dsp:txXfrm>
    </dsp:sp>
    <dsp:sp modelId="{B6886E91-5E89-492B-A457-23B3664E056B}">
      <dsp:nvSpPr>
        <dsp:cNvPr id="0" name=""/>
        <dsp:cNvSpPr/>
      </dsp:nvSpPr>
      <dsp:spPr>
        <a:xfrm rot="16200000">
          <a:off x="362990" y="1243085"/>
          <a:ext cx="759298" cy="759298"/>
        </a:xfrm>
        <a:prstGeom prst="pieWedge">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rtl="1">
            <a:lnSpc>
              <a:spcPct val="90000"/>
            </a:lnSpc>
            <a:spcBef>
              <a:spcPct val="0"/>
            </a:spcBef>
            <a:spcAft>
              <a:spcPct val="35000"/>
            </a:spcAft>
            <a:buNone/>
          </a:pPr>
          <a:r>
            <a:rPr lang="he-IL" sz="1000" b="1" kern="1200"/>
            <a:t>סניפים</a:t>
          </a:r>
        </a:p>
      </dsp:txBody>
      <dsp:txXfrm rot="5400000">
        <a:off x="585383" y="1243085"/>
        <a:ext cx="536905" cy="536905"/>
      </dsp:txXfrm>
    </dsp:sp>
    <dsp:sp modelId="{9B2480D7-DBB0-4FAF-A803-F93D16C94B12}">
      <dsp:nvSpPr>
        <dsp:cNvPr id="0" name=""/>
        <dsp:cNvSpPr/>
      </dsp:nvSpPr>
      <dsp:spPr>
        <a:xfrm>
          <a:off x="1008745" y="1067728"/>
          <a:ext cx="262159" cy="227965"/>
        </a:xfrm>
        <a:prstGeom prst="circularArrow">
          <a:avLst/>
        </a:prstGeom>
        <a:solidFill>
          <a:schemeClr val="accent2">
            <a:tint val="6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CAB904E-0930-427C-A7C9-510BE9BCB54C}">
      <dsp:nvSpPr>
        <dsp:cNvPr id="0" name=""/>
        <dsp:cNvSpPr/>
      </dsp:nvSpPr>
      <dsp:spPr>
        <a:xfrm rot="10800000">
          <a:off x="1008745" y="1155406"/>
          <a:ext cx="262159" cy="227965"/>
        </a:xfrm>
        <a:prstGeom prst="circularArrow">
          <a:avLst/>
        </a:prstGeom>
        <a:solidFill>
          <a:schemeClr val="accent2">
            <a:tint val="6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BD0A6E-794C-419C-B5D8-97B831FDA029}">
      <dsp:nvSpPr>
        <dsp:cNvPr id="0" name=""/>
        <dsp:cNvSpPr/>
      </dsp:nvSpPr>
      <dsp:spPr>
        <a:xfrm rot="16200000">
          <a:off x="100012" y="-100012"/>
          <a:ext cx="987425" cy="1187450"/>
        </a:xfrm>
        <a:prstGeom prst="round1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rtl="1">
            <a:lnSpc>
              <a:spcPct val="90000"/>
            </a:lnSpc>
            <a:spcBef>
              <a:spcPct val="0"/>
            </a:spcBef>
            <a:spcAft>
              <a:spcPct val="35000"/>
            </a:spcAft>
            <a:buNone/>
          </a:pPr>
          <a:r>
            <a:rPr lang="en-US" sz="1000" b="1" kern="1200"/>
            <a:t>GREEN</a:t>
          </a:r>
          <a:r>
            <a:rPr lang="en-US" sz="1400" kern="1200"/>
            <a:t> </a:t>
          </a:r>
          <a:r>
            <a:rPr lang="he-IL" sz="1050" b="1" kern="1200"/>
            <a:t>בריאות</a:t>
          </a:r>
          <a:r>
            <a:rPr lang="he-IL" sz="1400" kern="1200"/>
            <a:t> </a:t>
          </a:r>
          <a:r>
            <a:rPr lang="he-IL" sz="1050" b="1" kern="1200"/>
            <a:t>וטבע</a:t>
          </a:r>
        </a:p>
      </dsp:txBody>
      <dsp:txXfrm rot="5400000">
        <a:off x="-1" y="1"/>
        <a:ext cx="1187450" cy="740568"/>
      </dsp:txXfrm>
    </dsp:sp>
    <dsp:sp modelId="{6F9739E7-A8EF-46A2-B242-6ED308857D7A}">
      <dsp:nvSpPr>
        <dsp:cNvPr id="0" name=""/>
        <dsp:cNvSpPr/>
      </dsp:nvSpPr>
      <dsp:spPr>
        <a:xfrm>
          <a:off x="1187450" y="0"/>
          <a:ext cx="1187450" cy="987425"/>
        </a:xfrm>
        <a:prstGeom prst="round1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rtl="1">
            <a:lnSpc>
              <a:spcPct val="90000"/>
            </a:lnSpc>
            <a:spcBef>
              <a:spcPct val="0"/>
            </a:spcBef>
            <a:spcAft>
              <a:spcPct val="35000"/>
            </a:spcAft>
            <a:buNone/>
          </a:pPr>
          <a:r>
            <a:rPr lang="he-IL" sz="1000" b="1" kern="1200"/>
            <a:t>סופרמרקט</a:t>
          </a:r>
        </a:p>
      </dsp:txBody>
      <dsp:txXfrm>
        <a:off x="1187450" y="0"/>
        <a:ext cx="1187450" cy="740568"/>
      </dsp:txXfrm>
    </dsp:sp>
    <dsp:sp modelId="{3E068BEE-4A43-4A74-AC6F-4BFA56772A21}">
      <dsp:nvSpPr>
        <dsp:cNvPr id="0" name=""/>
        <dsp:cNvSpPr/>
      </dsp:nvSpPr>
      <dsp:spPr>
        <a:xfrm rot="10800000">
          <a:off x="0" y="987425"/>
          <a:ext cx="1187450" cy="987425"/>
        </a:xfrm>
        <a:prstGeom prst="round1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rtl="1">
            <a:lnSpc>
              <a:spcPct val="90000"/>
            </a:lnSpc>
            <a:spcBef>
              <a:spcPct val="0"/>
            </a:spcBef>
            <a:spcAft>
              <a:spcPct val="35000"/>
            </a:spcAft>
            <a:buNone/>
          </a:pPr>
          <a:r>
            <a:rPr lang="he-IL" sz="1050" b="1" kern="1200"/>
            <a:t>הקניון-הכל</a:t>
          </a:r>
          <a:r>
            <a:rPr lang="he-IL" sz="1400" kern="1200"/>
            <a:t> </a:t>
          </a:r>
          <a:r>
            <a:rPr lang="he-IL" sz="1050" b="1" kern="1200"/>
            <a:t>לבית</a:t>
          </a:r>
        </a:p>
      </dsp:txBody>
      <dsp:txXfrm rot="10800000">
        <a:off x="0" y="1234281"/>
        <a:ext cx="1187450" cy="740568"/>
      </dsp:txXfrm>
    </dsp:sp>
    <dsp:sp modelId="{E6546895-0DEC-48A8-A6D6-4078BEBEBA90}">
      <dsp:nvSpPr>
        <dsp:cNvPr id="0" name=""/>
        <dsp:cNvSpPr/>
      </dsp:nvSpPr>
      <dsp:spPr>
        <a:xfrm rot="5400000">
          <a:off x="1287462" y="887412"/>
          <a:ext cx="987425" cy="1187450"/>
        </a:xfrm>
        <a:prstGeom prst="round1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rtl="1">
            <a:lnSpc>
              <a:spcPct val="90000"/>
            </a:lnSpc>
            <a:spcBef>
              <a:spcPct val="0"/>
            </a:spcBef>
            <a:spcAft>
              <a:spcPct val="35000"/>
            </a:spcAft>
            <a:buNone/>
          </a:pPr>
          <a:r>
            <a:rPr lang="he-IL" sz="1050" b="1" kern="1200"/>
            <a:t>פארם</a:t>
          </a:r>
          <a:r>
            <a:rPr lang="he-IL" sz="1400" kern="1200"/>
            <a:t> </a:t>
          </a:r>
          <a:r>
            <a:rPr lang="he-IL" sz="1050" b="1" kern="1200"/>
            <a:t>וקוסמטיקה</a:t>
          </a:r>
        </a:p>
      </dsp:txBody>
      <dsp:txXfrm rot="-5400000">
        <a:off x="1187449" y="1234281"/>
        <a:ext cx="1187450" cy="740568"/>
      </dsp:txXfrm>
    </dsp:sp>
    <dsp:sp modelId="{2FB4798B-4E07-480C-9ED3-4133EF5E39C8}">
      <dsp:nvSpPr>
        <dsp:cNvPr id="0" name=""/>
        <dsp:cNvSpPr/>
      </dsp:nvSpPr>
      <dsp:spPr>
        <a:xfrm>
          <a:off x="831215" y="740568"/>
          <a:ext cx="712470" cy="493712"/>
        </a:xfrm>
        <a:prstGeom prst="roundRect">
          <a:avLst/>
        </a:prstGeom>
        <a:solidFill>
          <a:schemeClr val="accent1">
            <a:tint val="6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he-IL" sz="1050" b="1" kern="1200"/>
            <a:t>מבצעים</a:t>
          </a:r>
        </a:p>
      </dsp:txBody>
      <dsp:txXfrm>
        <a:off x="855316" y="764669"/>
        <a:ext cx="664268" cy="445510"/>
      </dsp:txXfrm>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2.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42166-5B12-4F52-992A-FA33D1045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44</Pages>
  <Words>4235</Words>
  <Characters>21180</Characters>
  <Application>Microsoft Office Word</Application>
  <DocSecurity>0</DocSecurity>
  <Lines>176</Lines>
  <Paragraphs>50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יצחק ארגו</dc:creator>
  <cp:keywords/>
  <dc:description/>
  <cp:lastModifiedBy>יצחק ארגו</cp:lastModifiedBy>
  <cp:revision>2</cp:revision>
  <cp:lastPrinted>2025-12-27T06:46:00Z</cp:lastPrinted>
  <dcterms:created xsi:type="dcterms:W3CDTF">2025-12-27T07:42:00Z</dcterms:created>
  <dcterms:modified xsi:type="dcterms:W3CDTF">2025-12-27T07:42:00Z</dcterms:modified>
</cp:coreProperties>
</file>